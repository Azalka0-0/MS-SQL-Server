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98B97">
      <w:pPr>
        <w:pStyle w:val="4"/>
        <w:rPr>
          <w:ins w:id="0" w:author="studentcoll" w:date="2026-10-01T13:24:32Z"/>
        </w:rPr>
      </w:pPr>
      <w:r>
        <w:t>Самостоятельная работа по SQL Server (T-SQL)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1. Теоретические вопросы </w:t>
      </w:r>
      <w:r>
        <w:br w:type="textWrapping"/>
      </w:r>
      <w:r>
        <w:br w:type="textWrapping"/>
      </w:r>
      <w:r>
        <w:t>Ответьте кратко (2–4 предложения):</w:t>
      </w:r>
      <w:r>
        <w:br w:type="textWrapping"/>
      </w:r>
      <w:r>
        <w:br w:type="textWrapping"/>
      </w:r>
      <w:r>
        <w:t>1. В чём разница между WHERE и HAVING?</w:t>
      </w:r>
    </w:p>
    <w:p w14:paraId="3877F7C0">
      <w:pPr>
        <w:pStyle w:val="4"/>
        <w:rPr>
          <w:ins w:id="1" w:author="studentcoll" w:date="2026-10-01T13:30:29Z"/>
        </w:rPr>
      </w:pPr>
      <w:ins w:id="2" w:author="studentcoll" w:date="2026-10-01T13:24:35Z">
        <w:r>
          <w:rPr>
            <w:rFonts w:hint="default"/>
            <w:lang w:val="en-US"/>
          </w:rPr>
          <w:t>WHE</w:t>
        </w:r>
      </w:ins>
      <w:ins w:id="3" w:author="studentcoll" w:date="2026-10-01T13:24:36Z">
        <w:r>
          <w:rPr>
            <w:rFonts w:hint="default"/>
            <w:lang w:val="en-US"/>
          </w:rPr>
          <w:t>RE</w:t>
        </w:r>
      </w:ins>
      <w:ins w:id="4" w:author="studentcoll" w:date="2026-10-01T13:24:37Z">
        <w:r>
          <w:rPr>
            <w:rFonts w:hint="default"/>
            <w:lang w:val="en-US"/>
          </w:rPr>
          <w:t xml:space="preserve"> </w:t>
        </w:r>
      </w:ins>
      <w:ins w:id="5" w:author="studentcoll" w:date="2026-10-01T13:24:47Z">
        <w:r>
          <w:rPr>
            <w:rFonts w:hint="default"/>
            <w:lang w:val="ru-RU"/>
          </w:rPr>
          <w:t>ф</w:t>
        </w:r>
      </w:ins>
      <w:ins w:id="6" w:author="studentcoll" w:date="2026-10-01T13:24:41Z">
        <w:r>
          <w:rPr>
            <w:rFonts w:hint="default"/>
            <w:lang w:val="ru-RU"/>
          </w:rPr>
          <w:t>ил</w:t>
        </w:r>
      </w:ins>
      <w:ins w:id="7" w:author="studentcoll" w:date="2026-10-01T13:24:42Z">
        <w:r>
          <w:rPr>
            <w:rFonts w:hint="default"/>
            <w:lang w:val="ru-RU"/>
          </w:rPr>
          <w:t>ьтру</w:t>
        </w:r>
      </w:ins>
      <w:ins w:id="8" w:author="studentcoll" w:date="2026-10-01T13:24:43Z">
        <w:r>
          <w:rPr>
            <w:rFonts w:hint="default"/>
            <w:lang w:val="ru-RU"/>
          </w:rPr>
          <w:t xml:space="preserve">ет </w:t>
        </w:r>
      </w:ins>
      <w:ins w:id="9" w:author="studentcoll" w:date="2026-10-01T13:28:26Z">
        <w:r>
          <w:rPr>
            <w:rFonts w:hint="default"/>
            <w:lang w:val="ru-RU"/>
          </w:rPr>
          <w:t>с</w:t>
        </w:r>
      </w:ins>
      <w:ins w:id="10" w:author="studentcoll" w:date="2026-10-01T13:28:27Z">
        <w:r>
          <w:rPr>
            <w:rFonts w:hint="default"/>
            <w:lang w:val="ru-RU"/>
          </w:rPr>
          <w:t>троки</w:t>
        </w:r>
      </w:ins>
      <w:ins w:id="11" w:author="studentcoll" w:date="2026-10-01T13:28:28Z">
        <w:r>
          <w:rPr>
            <w:rFonts w:hint="default"/>
            <w:lang w:val="ru-RU"/>
          </w:rPr>
          <w:t xml:space="preserve"> </w:t>
        </w:r>
      </w:ins>
      <w:ins w:id="12" w:author="studentcoll" w:date="2026-10-01T13:28:29Z">
        <w:r>
          <w:rPr>
            <w:rFonts w:hint="default"/>
            <w:lang w:val="ru-RU"/>
          </w:rPr>
          <w:t xml:space="preserve">до </w:t>
        </w:r>
      </w:ins>
      <w:ins w:id="13" w:author="studentcoll" w:date="2026-10-01T13:28:30Z">
        <w:r>
          <w:rPr>
            <w:rFonts w:hint="default"/>
            <w:lang w:val="ru-RU"/>
          </w:rPr>
          <w:t>груп</w:t>
        </w:r>
      </w:ins>
      <w:ins w:id="14" w:author="studentcoll" w:date="2026-10-01T13:28:31Z">
        <w:r>
          <w:rPr>
            <w:rFonts w:hint="default"/>
            <w:lang w:val="ru-RU"/>
          </w:rPr>
          <w:t>пиро</w:t>
        </w:r>
      </w:ins>
      <w:ins w:id="15" w:author="studentcoll" w:date="2026-10-01T13:28:32Z">
        <w:r>
          <w:rPr>
            <w:rFonts w:hint="default"/>
            <w:lang w:val="ru-RU"/>
          </w:rPr>
          <w:t>вки</w:t>
        </w:r>
      </w:ins>
      <w:ins w:id="16" w:author="studentcoll" w:date="2026-10-01T13:28:39Z">
        <w:r>
          <w:rPr>
            <w:rFonts w:hint="default"/>
            <w:lang w:val="ru-RU"/>
          </w:rPr>
          <w:t xml:space="preserve"> и </w:t>
        </w:r>
      </w:ins>
      <w:ins w:id="17" w:author="studentcoll" w:date="2026-10-01T13:28:40Z">
        <w:r>
          <w:rPr>
            <w:rFonts w:hint="default"/>
            <w:lang w:val="ru-RU"/>
          </w:rPr>
          <w:t>в нем</w:t>
        </w:r>
      </w:ins>
      <w:ins w:id="18" w:author="studentcoll" w:date="2026-10-01T13:28:41Z">
        <w:r>
          <w:rPr>
            <w:rFonts w:hint="default"/>
            <w:lang w:val="ru-RU"/>
          </w:rPr>
          <w:t xml:space="preserve"> нель</w:t>
        </w:r>
      </w:ins>
      <w:ins w:id="19" w:author="studentcoll" w:date="2026-10-01T13:28:42Z">
        <w:r>
          <w:rPr>
            <w:rFonts w:hint="default"/>
            <w:lang w:val="ru-RU"/>
          </w:rPr>
          <w:t xml:space="preserve">зя </w:t>
        </w:r>
      </w:ins>
      <w:ins w:id="20" w:author="studentcoll" w:date="2026-10-01T13:28:49Z">
        <w:r>
          <w:rPr>
            <w:rFonts w:hint="default"/>
            <w:lang w:val="ru-RU"/>
          </w:rPr>
          <w:t>и</w:t>
        </w:r>
      </w:ins>
      <w:ins w:id="21" w:author="studentcoll" w:date="2026-10-01T13:28:50Z">
        <w:r>
          <w:rPr>
            <w:rFonts w:hint="default"/>
            <w:lang w:val="ru-RU"/>
          </w:rPr>
          <w:t>с</w:t>
        </w:r>
      </w:ins>
      <w:ins w:id="22" w:author="studentcoll" w:date="2026-10-01T13:28:51Z">
        <w:r>
          <w:rPr>
            <w:rFonts w:hint="default"/>
            <w:lang w:val="ru-RU"/>
          </w:rPr>
          <w:t>правит</w:t>
        </w:r>
      </w:ins>
      <w:ins w:id="23" w:author="studentcoll" w:date="2026-10-01T13:28:52Z">
        <w:r>
          <w:rPr>
            <w:rFonts w:hint="default"/>
            <w:lang w:val="ru-RU"/>
          </w:rPr>
          <w:t>ь а</w:t>
        </w:r>
      </w:ins>
      <w:ins w:id="24" w:author="studentcoll" w:date="2026-10-01T13:28:55Z">
        <w:r>
          <w:rPr>
            <w:rFonts w:hint="default"/>
            <w:lang w:val="ru-RU"/>
          </w:rPr>
          <w:t>грег</w:t>
        </w:r>
      </w:ins>
      <w:ins w:id="25" w:author="studentcoll" w:date="2026-10-01T13:28:56Z">
        <w:r>
          <w:rPr>
            <w:rFonts w:hint="default"/>
            <w:lang w:val="ru-RU"/>
          </w:rPr>
          <w:t>атны</w:t>
        </w:r>
      </w:ins>
      <w:ins w:id="26" w:author="studentcoll" w:date="2026-10-01T13:28:57Z">
        <w:r>
          <w:rPr>
            <w:rFonts w:hint="default"/>
            <w:lang w:val="ru-RU"/>
          </w:rPr>
          <w:t xml:space="preserve">е </w:t>
        </w:r>
      </w:ins>
      <w:ins w:id="27" w:author="studentcoll" w:date="2026-10-01T13:28:59Z">
        <w:r>
          <w:rPr>
            <w:rFonts w:hint="default"/>
            <w:lang w:val="ru-RU"/>
          </w:rPr>
          <w:t>фу</w:t>
        </w:r>
      </w:ins>
      <w:ins w:id="28" w:author="studentcoll" w:date="2026-10-01T13:29:00Z">
        <w:r>
          <w:rPr>
            <w:rFonts w:hint="default"/>
            <w:lang w:val="ru-RU"/>
          </w:rPr>
          <w:t>нуц</w:t>
        </w:r>
      </w:ins>
      <w:ins w:id="29" w:author="studentcoll" w:date="2026-10-01T13:29:01Z">
        <w:r>
          <w:rPr>
            <w:rFonts w:hint="default"/>
            <w:lang w:val="ru-RU"/>
          </w:rPr>
          <w:t>ии</w:t>
        </w:r>
      </w:ins>
      <w:ins w:id="30" w:author="studentcoll" w:date="2026-10-01T13:29:12Z">
        <w:r>
          <w:rPr>
            <w:rFonts w:hint="default"/>
            <w:lang w:val="ru-RU"/>
          </w:rPr>
          <w:t xml:space="preserve"> </w:t>
        </w:r>
      </w:ins>
      <w:ins w:id="31" w:author="studentcoll" w:date="2026-10-01T13:29:13Z">
        <w:r>
          <w:rPr>
            <w:rFonts w:hint="default"/>
            <w:lang w:val="ru-RU"/>
          </w:rPr>
          <w:t>а в</w:t>
        </w:r>
      </w:ins>
      <w:ins w:id="32" w:author="studentcoll" w:date="2026-10-01T13:29:14Z">
        <w:r>
          <w:rPr>
            <w:rFonts w:hint="default"/>
            <w:lang w:val="ru-RU"/>
          </w:rPr>
          <w:t xml:space="preserve"> </w:t>
        </w:r>
      </w:ins>
      <w:ins w:id="33" w:author="studentcoll" w:date="2026-10-01T13:29:16Z">
        <w:r>
          <w:rPr>
            <w:rFonts w:hint="default"/>
            <w:lang w:val="en-US"/>
          </w:rPr>
          <w:t>H</w:t>
        </w:r>
      </w:ins>
      <w:ins w:id="34" w:author="studentcoll" w:date="2026-10-01T13:29:17Z">
        <w:r>
          <w:rPr>
            <w:rFonts w:hint="default"/>
            <w:lang w:val="en-US"/>
          </w:rPr>
          <w:t>A</w:t>
        </w:r>
      </w:ins>
      <w:ins w:id="35" w:author="studentcoll" w:date="2026-10-01T13:29:24Z">
        <w:r>
          <w:rPr>
            <w:rFonts w:hint="default"/>
            <w:lang w:val="en-US"/>
          </w:rPr>
          <w:t>V</w:t>
        </w:r>
      </w:ins>
      <w:ins w:id="36" w:author="studentcoll" w:date="2026-10-01T13:29:17Z">
        <w:r>
          <w:rPr>
            <w:rFonts w:hint="default"/>
            <w:lang w:val="en-US"/>
          </w:rPr>
          <w:t>I</w:t>
        </w:r>
      </w:ins>
      <w:ins w:id="37" w:author="studentcoll" w:date="2026-10-01T13:29:18Z">
        <w:r>
          <w:rPr>
            <w:rFonts w:hint="default"/>
            <w:lang w:val="en-US"/>
          </w:rPr>
          <w:t>NG</w:t>
        </w:r>
      </w:ins>
      <w:ins w:id="38" w:author="studentcoll" w:date="2026-10-01T13:29:29Z">
        <w:r>
          <w:rPr>
            <w:rFonts w:hint="default"/>
            <w:lang w:val="en-US"/>
          </w:rPr>
          <w:t xml:space="preserve"> </w:t>
        </w:r>
      </w:ins>
      <w:ins w:id="39" w:author="studentcoll" w:date="2026-10-01T13:29:44Z">
        <w:r>
          <w:rPr>
            <w:rFonts w:hint="default"/>
            <w:lang w:val="ru-RU"/>
          </w:rPr>
          <w:t>ил</w:t>
        </w:r>
      </w:ins>
      <w:ins w:id="40" w:author="studentcoll" w:date="2026-10-01T13:29:45Z">
        <w:r>
          <w:rPr>
            <w:rFonts w:hint="default"/>
            <w:lang w:val="ru-RU"/>
          </w:rPr>
          <w:t>ьтр</w:t>
        </w:r>
      </w:ins>
      <w:ins w:id="41" w:author="studentcoll" w:date="2026-10-01T13:29:46Z">
        <w:r>
          <w:rPr>
            <w:rFonts w:hint="default"/>
            <w:lang w:val="ru-RU"/>
          </w:rPr>
          <w:t xml:space="preserve">ация </w:t>
        </w:r>
      </w:ins>
      <w:ins w:id="42" w:author="studentcoll" w:date="2026-10-01T13:29:47Z">
        <w:r>
          <w:rPr>
            <w:rFonts w:hint="default"/>
            <w:lang w:val="ru-RU"/>
          </w:rPr>
          <w:t>при</w:t>
        </w:r>
      </w:ins>
      <w:ins w:id="43" w:author="studentcoll" w:date="2026-10-01T13:29:48Z">
        <w:r>
          <w:rPr>
            <w:rFonts w:hint="default"/>
            <w:lang w:val="ru-RU"/>
          </w:rPr>
          <w:t>ме</w:t>
        </w:r>
      </w:ins>
      <w:ins w:id="44" w:author="studentcoll" w:date="2026-10-01T13:29:49Z">
        <w:r>
          <w:rPr>
            <w:rFonts w:hint="default"/>
            <w:lang w:val="ru-RU"/>
          </w:rPr>
          <w:t>ня</w:t>
        </w:r>
      </w:ins>
      <w:ins w:id="45" w:author="studentcoll" w:date="2026-10-01T13:29:50Z">
        <w:r>
          <w:rPr>
            <w:rFonts w:hint="default"/>
            <w:lang w:val="ru-RU"/>
          </w:rPr>
          <w:t xml:space="preserve">ется </w:t>
        </w:r>
      </w:ins>
      <w:ins w:id="46" w:author="studentcoll" w:date="2026-10-01T13:29:51Z">
        <w:r>
          <w:rPr>
            <w:rFonts w:hint="default"/>
            <w:lang w:val="ru-RU"/>
          </w:rPr>
          <w:t xml:space="preserve">после </w:t>
        </w:r>
      </w:ins>
      <w:ins w:id="47" w:author="studentcoll" w:date="2026-10-01T13:29:52Z">
        <w:r>
          <w:rPr>
            <w:rFonts w:hint="default"/>
            <w:lang w:val="ru-RU"/>
          </w:rPr>
          <w:t>гр</w:t>
        </w:r>
      </w:ins>
      <w:ins w:id="48" w:author="studentcoll" w:date="2026-10-01T13:29:53Z">
        <w:r>
          <w:rPr>
            <w:rFonts w:hint="default"/>
            <w:lang w:val="ru-RU"/>
          </w:rPr>
          <w:t>упп</w:t>
        </w:r>
      </w:ins>
      <w:ins w:id="49" w:author="studentcoll" w:date="2026-10-01T13:29:54Z">
        <w:r>
          <w:rPr>
            <w:rFonts w:hint="default"/>
            <w:lang w:val="ru-RU"/>
          </w:rPr>
          <w:t>иро</w:t>
        </w:r>
      </w:ins>
      <w:ins w:id="50" w:author="studentcoll" w:date="2026-10-01T13:29:55Z">
        <w:r>
          <w:rPr>
            <w:rFonts w:hint="default"/>
            <w:lang w:val="ru-RU"/>
          </w:rPr>
          <w:t>вки</w:t>
        </w:r>
      </w:ins>
      <w:r>
        <w:br w:type="textWrapping"/>
      </w:r>
      <w:r>
        <w:t>2. Чем UNION отличается от UNION ALL?</w:t>
      </w:r>
    </w:p>
    <w:p w14:paraId="365FCB60">
      <w:pPr>
        <w:pStyle w:val="4"/>
        <w:rPr>
          <w:ins w:id="51" w:author="studentcoll" w:date="2026-10-01T13:34:50Z"/>
        </w:rPr>
      </w:pPr>
      <w:ins w:id="52" w:author="studentcoll" w:date="2026-10-01T13:33:09Z">
        <w:r>
          <w:rPr>
            <w:rFonts w:hint="default"/>
            <w:lang w:val="en-US"/>
          </w:rPr>
          <w:t>U</w:t>
        </w:r>
      </w:ins>
      <w:ins w:id="53" w:author="studentcoll" w:date="2026-10-01T13:33:10Z">
        <w:r>
          <w:rPr>
            <w:rFonts w:hint="default"/>
            <w:lang w:val="en-US"/>
          </w:rPr>
          <w:t>N</w:t>
        </w:r>
      </w:ins>
      <w:ins w:id="54" w:author="studentcoll" w:date="2026-10-01T13:33:11Z">
        <w:r>
          <w:rPr>
            <w:rFonts w:hint="default"/>
            <w:lang w:val="en-US"/>
          </w:rPr>
          <w:t>IO</w:t>
        </w:r>
      </w:ins>
      <w:ins w:id="55" w:author="studentcoll" w:date="2026-10-01T13:33:12Z">
        <w:r>
          <w:rPr>
            <w:rFonts w:hint="default"/>
            <w:lang w:val="en-US"/>
          </w:rPr>
          <w:t>N</w:t>
        </w:r>
      </w:ins>
      <w:ins w:id="56" w:author="studentcoll" w:date="2026-10-01T13:33:13Z">
        <w:r>
          <w:rPr>
            <w:rFonts w:hint="default"/>
            <w:lang w:val="en-US"/>
          </w:rPr>
          <w:t xml:space="preserve"> </w:t>
        </w:r>
      </w:ins>
      <w:ins w:id="57" w:author="studentcoll" w:date="2026-10-01T13:33:18Z">
        <w:r>
          <w:rPr>
            <w:rFonts w:hint="default"/>
            <w:lang w:val="ru-RU"/>
          </w:rPr>
          <w:t>о</w:t>
        </w:r>
      </w:ins>
      <w:ins w:id="58" w:author="studentcoll" w:date="2026-10-01T13:33:15Z">
        <w:r>
          <w:rPr>
            <w:rFonts w:hint="default"/>
            <w:lang w:val="ru-RU"/>
          </w:rPr>
          <w:t>б</w:t>
        </w:r>
      </w:ins>
      <w:ins w:id="59" w:author="studentcoll" w:date="2026-10-01T13:33:16Z">
        <w:r>
          <w:rPr>
            <w:rFonts w:hint="default"/>
            <w:lang w:val="ru-RU"/>
          </w:rPr>
          <w:t>ъ</w:t>
        </w:r>
      </w:ins>
      <w:ins w:id="60" w:author="studentcoll" w:date="2026-10-01T13:33:20Z">
        <w:r>
          <w:rPr>
            <w:rFonts w:hint="default"/>
            <w:lang w:val="ru-RU"/>
          </w:rPr>
          <w:t>един</w:t>
        </w:r>
      </w:ins>
      <w:ins w:id="61" w:author="studentcoll" w:date="2026-10-01T13:33:21Z">
        <w:r>
          <w:rPr>
            <w:rFonts w:hint="default"/>
            <w:lang w:val="ru-RU"/>
          </w:rPr>
          <w:t>яет</w:t>
        </w:r>
      </w:ins>
      <w:ins w:id="62" w:author="studentcoll" w:date="2026-10-01T13:33:24Z">
        <w:r>
          <w:rPr>
            <w:rFonts w:hint="default"/>
            <w:lang w:val="ru-RU"/>
          </w:rPr>
          <w:t xml:space="preserve"> ре</w:t>
        </w:r>
      </w:ins>
      <w:ins w:id="63" w:author="studentcoll" w:date="2026-10-01T13:33:25Z">
        <w:r>
          <w:rPr>
            <w:rFonts w:hint="default"/>
            <w:lang w:val="ru-RU"/>
          </w:rPr>
          <w:t>зуль</w:t>
        </w:r>
      </w:ins>
      <w:ins w:id="64" w:author="studentcoll" w:date="2026-10-01T13:33:26Z">
        <w:r>
          <w:rPr>
            <w:rFonts w:hint="default"/>
            <w:lang w:val="ru-RU"/>
          </w:rPr>
          <w:t>тат</w:t>
        </w:r>
      </w:ins>
      <w:ins w:id="65" w:author="studentcoll" w:date="2026-10-01T13:33:27Z">
        <w:r>
          <w:rPr>
            <w:rFonts w:hint="default"/>
            <w:lang w:val="ru-RU"/>
          </w:rPr>
          <w:t>ы</w:t>
        </w:r>
      </w:ins>
      <w:ins w:id="66" w:author="studentcoll" w:date="2026-10-01T13:33:28Z">
        <w:r>
          <w:rPr>
            <w:rFonts w:hint="default"/>
            <w:lang w:val="ru-RU"/>
          </w:rPr>
          <w:t xml:space="preserve"> </w:t>
        </w:r>
      </w:ins>
      <w:ins w:id="67" w:author="studentcoll" w:date="2026-10-01T13:33:29Z">
        <w:r>
          <w:rPr>
            <w:rFonts w:hint="default"/>
            <w:lang w:val="ru-RU"/>
          </w:rPr>
          <w:t>не</w:t>
        </w:r>
      </w:ins>
      <w:ins w:id="68" w:author="studentcoll" w:date="2026-10-01T13:33:30Z">
        <w:r>
          <w:rPr>
            <w:rFonts w:hint="default"/>
            <w:lang w:val="ru-RU"/>
          </w:rPr>
          <w:t>сколь</w:t>
        </w:r>
      </w:ins>
      <w:ins w:id="69" w:author="studentcoll" w:date="2026-10-01T13:33:31Z">
        <w:r>
          <w:rPr>
            <w:rFonts w:hint="default"/>
            <w:lang w:val="ru-RU"/>
          </w:rPr>
          <w:t>ки</w:t>
        </w:r>
      </w:ins>
      <w:ins w:id="70" w:author="studentcoll" w:date="2026-10-01T13:33:32Z">
        <w:r>
          <w:rPr>
            <w:rFonts w:hint="default"/>
            <w:lang w:val="ru-RU"/>
          </w:rPr>
          <w:t>х</w:t>
        </w:r>
      </w:ins>
      <w:ins w:id="71" w:author="studentcoll" w:date="2026-10-01T13:33:47Z">
        <w:r>
          <w:rPr>
            <w:rFonts w:hint="default"/>
            <w:lang w:val="ru-RU"/>
          </w:rPr>
          <w:t xml:space="preserve"> </w:t>
        </w:r>
      </w:ins>
      <w:ins w:id="72" w:author="studentcoll" w:date="2026-10-01T13:33:54Z">
        <w:r>
          <w:rPr>
            <w:rFonts w:hint="default"/>
            <w:lang w:val="en-US"/>
          </w:rPr>
          <w:t>SELE</w:t>
        </w:r>
      </w:ins>
      <w:ins w:id="73" w:author="studentcoll" w:date="2026-10-01T13:33:55Z">
        <w:r>
          <w:rPr>
            <w:rFonts w:hint="default"/>
            <w:lang w:val="en-US"/>
          </w:rPr>
          <w:t>CT</w:t>
        </w:r>
      </w:ins>
      <w:ins w:id="74" w:author="studentcoll" w:date="2026-10-01T13:33:57Z">
        <w:r>
          <w:rPr>
            <w:rFonts w:hint="default"/>
            <w:lang w:val="en-US"/>
          </w:rPr>
          <w:t xml:space="preserve"> </w:t>
        </w:r>
      </w:ins>
      <w:ins w:id="75" w:author="studentcoll" w:date="2026-10-01T13:33:58Z">
        <w:r>
          <w:rPr>
            <w:rFonts w:hint="default"/>
            <w:lang w:val="en-US"/>
          </w:rPr>
          <w:t>a</w:t>
        </w:r>
      </w:ins>
      <w:ins w:id="76" w:author="studentcoll" w:date="2026-10-01T13:33:59Z">
        <w:r>
          <w:rPr>
            <w:rFonts w:hint="default"/>
            <w:lang w:val="en-US"/>
          </w:rPr>
          <w:t xml:space="preserve"> </w:t>
        </w:r>
      </w:ins>
      <w:ins w:id="77" w:author="studentcoll" w:date="2026-10-01T13:34:01Z">
        <w:r>
          <w:rPr>
            <w:rFonts w:hint="default"/>
            <w:lang w:val="en-US"/>
          </w:rPr>
          <w:t>UNI</w:t>
        </w:r>
      </w:ins>
      <w:ins w:id="78" w:author="studentcoll" w:date="2026-10-01T13:34:02Z">
        <w:r>
          <w:rPr>
            <w:rFonts w:hint="default"/>
            <w:lang w:val="en-US"/>
          </w:rPr>
          <w:t>O</w:t>
        </w:r>
      </w:ins>
      <w:ins w:id="79" w:author="studentcoll" w:date="2026-10-01T13:34:03Z">
        <w:r>
          <w:rPr>
            <w:rFonts w:hint="default"/>
            <w:lang w:val="en-US"/>
          </w:rPr>
          <w:t>N</w:t>
        </w:r>
      </w:ins>
      <w:ins w:id="80" w:author="studentcoll" w:date="2026-10-01T13:34:05Z">
        <w:r>
          <w:rPr>
            <w:rFonts w:hint="default"/>
            <w:lang w:val="en-US"/>
          </w:rPr>
          <w:t xml:space="preserve"> A</w:t>
        </w:r>
      </w:ins>
      <w:ins w:id="81" w:author="studentcoll" w:date="2026-10-01T13:34:06Z">
        <w:r>
          <w:rPr>
            <w:rFonts w:hint="default"/>
            <w:lang w:val="en-US"/>
          </w:rPr>
          <w:t>LL</w:t>
        </w:r>
      </w:ins>
      <w:ins w:id="82" w:author="studentcoll" w:date="2026-10-01T13:34:07Z">
        <w:r>
          <w:rPr>
            <w:rFonts w:hint="default"/>
            <w:lang w:val="en-US"/>
          </w:rPr>
          <w:t xml:space="preserve"> </w:t>
        </w:r>
      </w:ins>
      <w:ins w:id="83" w:author="studentcoll" w:date="2026-10-01T13:34:15Z">
        <w:r>
          <w:rPr>
            <w:rFonts w:hint="default"/>
            <w:lang w:val="ru-RU"/>
          </w:rPr>
          <w:t>и</w:t>
        </w:r>
      </w:ins>
      <w:ins w:id="84" w:author="studentcoll" w:date="2026-10-01T13:34:10Z">
        <w:r>
          <w:rPr>
            <w:rFonts w:hint="default"/>
            <w:lang w:val="ru-RU"/>
          </w:rPr>
          <w:t>х про</w:t>
        </w:r>
      </w:ins>
      <w:ins w:id="85" w:author="studentcoll" w:date="2026-10-01T13:34:11Z">
        <w:r>
          <w:rPr>
            <w:rFonts w:hint="default"/>
            <w:lang w:val="ru-RU"/>
          </w:rPr>
          <w:t>сто</w:t>
        </w:r>
      </w:ins>
      <w:ins w:id="86" w:author="studentcoll" w:date="2026-10-01T13:34:18Z">
        <w:r>
          <w:rPr>
            <w:rFonts w:hint="default"/>
            <w:lang w:val="ru-RU"/>
          </w:rPr>
          <w:t xml:space="preserve"> </w:t>
        </w:r>
      </w:ins>
      <w:ins w:id="87" w:author="studentcoll" w:date="2026-10-01T13:34:19Z">
        <w:r>
          <w:rPr>
            <w:rFonts w:hint="default"/>
            <w:lang w:val="ru-RU"/>
          </w:rPr>
          <w:t>скл</w:t>
        </w:r>
      </w:ins>
      <w:ins w:id="88" w:author="studentcoll" w:date="2026-10-01T13:34:20Z">
        <w:r>
          <w:rPr>
            <w:rFonts w:hint="default"/>
            <w:lang w:val="ru-RU"/>
          </w:rPr>
          <w:t>еивае</w:t>
        </w:r>
      </w:ins>
      <w:ins w:id="89" w:author="studentcoll" w:date="2026-10-01T13:34:21Z">
        <w:r>
          <w:rPr>
            <w:rFonts w:hint="default"/>
            <w:lang w:val="ru-RU"/>
          </w:rPr>
          <w:t>т</w:t>
        </w:r>
      </w:ins>
      <w:r>
        <w:br w:type="textWrapping"/>
      </w:r>
      <w:r>
        <w:t>3. Что такое APPLY и в чём разница между CROSS APPLY и OUTER APPLY?</w:t>
      </w:r>
    </w:p>
    <w:p w14:paraId="5BEBD15D">
      <w:pPr>
        <w:pStyle w:val="4"/>
        <w:rPr>
          <w:ins w:id="90" w:author="studentcoll" w:date="2026-10-01T13:38:08Z"/>
          <w:rFonts w:hint="default"/>
          <w:lang w:val="ru-RU"/>
        </w:rPr>
      </w:pPr>
      <w:ins w:id="91" w:author="studentcoll" w:date="2026-10-01T13:34:59Z">
        <w:r>
          <w:rPr>
            <w:rFonts w:hint="default"/>
            <w:lang w:val="en-US"/>
          </w:rPr>
          <w:t>A</w:t>
        </w:r>
      </w:ins>
      <w:ins w:id="92" w:author="studentcoll" w:date="2026-10-01T13:35:04Z">
        <w:r>
          <w:rPr>
            <w:rFonts w:hint="default"/>
            <w:lang w:val="en-US"/>
          </w:rPr>
          <w:t>P</w:t>
        </w:r>
      </w:ins>
      <w:ins w:id="93" w:author="studentcoll" w:date="2026-10-01T13:35:05Z">
        <w:r>
          <w:rPr>
            <w:rFonts w:hint="default"/>
            <w:lang w:val="en-US"/>
          </w:rPr>
          <w:t>P</w:t>
        </w:r>
      </w:ins>
      <w:ins w:id="94" w:author="studentcoll" w:date="2026-10-01T13:35:06Z">
        <w:r>
          <w:rPr>
            <w:rFonts w:hint="default"/>
            <w:lang w:val="en-US"/>
          </w:rPr>
          <w:t>LY</w:t>
        </w:r>
      </w:ins>
      <w:ins w:id="95" w:author="studentcoll" w:date="2026-10-01T13:35:17Z">
        <w:r>
          <w:rPr>
            <w:rFonts w:hint="default"/>
            <w:lang w:val="en-US"/>
          </w:rPr>
          <w:t xml:space="preserve"> </w:t>
        </w:r>
      </w:ins>
      <w:ins w:id="96" w:author="studentcoll" w:date="2026-10-01T13:35:24Z">
        <w:r>
          <w:rPr>
            <w:rFonts w:hint="default"/>
            <w:lang w:val="ru-RU"/>
          </w:rPr>
          <w:t>п</w:t>
        </w:r>
      </w:ins>
      <w:ins w:id="97" w:author="studentcoll" w:date="2026-10-01T13:35:19Z">
        <w:r>
          <w:rPr>
            <w:rFonts w:hint="default"/>
            <w:lang w:val="ru-RU"/>
          </w:rPr>
          <w:t>оз</w:t>
        </w:r>
      </w:ins>
      <w:ins w:id="98" w:author="studentcoll" w:date="2026-10-01T13:35:20Z">
        <w:r>
          <w:rPr>
            <w:rFonts w:hint="default"/>
            <w:lang w:val="ru-RU"/>
          </w:rPr>
          <w:t>воля</w:t>
        </w:r>
      </w:ins>
      <w:ins w:id="99" w:author="studentcoll" w:date="2026-10-01T13:35:21Z">
        <w:r>
          <w:rPr>
            <w:rFonts w:hint="default"/>
            <w:lang w:val="ru-RU"/>
          </w:rPr>
          <w:t>ет</w:t>
        </w:r>
      </w:ins>
      <w:ins w:id="100" w:author="studentcoll" w:date="2026-10-01T13:35:32Z">
        <w:r>
          <w:rPr>
            <w:rFonts w:hint="default"/>
            <w:lang w:val="ru-RU"/>
          </w:rPr>
          <w:t xml:space="preserve"> </w:t>
        </w:r>
      </w:ins>
      <w:ins w:id="101" w:author="studentcoll" w:date="2026-10-01T13:35:33Z">
        <w:r>
          <w:rPr>
            <w:rFonts w:hint="default"/>
            <w:lang w:val="ru-RU"/>
          </w:rPr>
          <w:t xml:space="preserve">для </w:t>
        </w:r>
      </w:ins>
      <w:ins w:id="102" w:author="studentcoll" w:date="2026-10-01T13:35:34Z">
        <w:r>
          <w:rPr>
            <w:rFonts w:hint="default"/>
            <w:lang w:val="ru-RU"/>
          </w:rPr>
          <w:t>кажд</w:t>
        </w:r>
      </w:ins>
      <w:ins w:id="103" w:author="studentcoll" w:date="2026-10-01T13:35:35Z">
        <w:r>
          <w:rPr>
            <w:rFonts w:hint="default"/>
            <w:lang w:val="ru-RU"/>
          </w:rPr>
          <w:t>ой</w:t>
        </w:r>
      </w:ins>
      <w:ins w:id="104" w:author="studentcoll" w:date="2026-10-01T13:35:36Z">
        <w:r>
          <w:rPr>
            <w:rFonts w:hint="default"/>
            <w:lang w:val="ru-RU"/>
          </w:rPr>
          <w:t xml:space="preserve"> </w:t>
        </w:r>
      </w:ins>
      <w:ins w:id="105" w:author="studentcoll" w:date="2026-10-01T13:35:37Z">
        <w:r>
          <w:rPr>
            <w:rFonts w:hint="default"/>
            <w:lang w:val="ru-RU"/>
          </w:rPr>
          <w:t>строк</w:t>
        </w:r>
      </w:ins>
      <w:ins w:id="106" w:author="studentcoll" w:date="2026-10-01T13:35:38Z">
        <w:r>
          <w:rPr>
            <w:rFonts w:hint="default"/>
            <w:lang w:val="ru-RU"/>
          </w:rPr>
          <w:t>и</w:t>
        </w:r>
      </w:ins>
      <w:ins w:id="107" w:author="studentcoll" w:date="2026-10-01T13:35:40Z">
        <w:r>
          <w:rPr>
            <w:rFonts w:hint="default"/>
            <w:lang w:val="ru-RU"/>
          </w:rPr>
          <w:t xml:space="preserve"> </w:t>
        </w:r>
      </w:ins>
      <w:ins w:id="108" w:author="studentcoll" w:date="2026-10-01T13:35:42Z">
        <w:r>
          <w:rPr>
            <w:rFonts w:hint="default"/>
            <w:lang w:val="ru-RU"/>
          </w:rPr>
          <w:t>и</w:t>
        </w:r>
      </w:ins>
      <w:ins w:id="109" w:author="studentcoll" w:date="2026-10-01T13:35:43Z">
        <w:r>
          <w:rPr>
            <w:rFonts w:hint="default"/>
            <w:lang w:val="ru-RU"/>
          </w:rPr>
          <w:t>з л</w:t>
        </w:r>
      </w:ins>
      <w:ins w:id="110" w:author="studentcoll" w:date="2026-10-01T13:35:44Z">
        <w:r>
          <w:rPr>
            <w:rFonts w:hint="default"/>
            <w:lang w:val="ru-RU"/>
          </w:rPr>
          <w:t>ево</w:t>
        </w:r>
      </w:ins>
      <w:ins w:id="111" w:author="studentcoll" w:date="2026-10-01T13:35:45Z">
        <w:r>
          <w:rPr>
            <w:rFonts w:hint="default"/>
            <w:lang w:val="ru-RU"/>
          </w:rPr>
          <w:t xml:space="preserve">й </w:t>
        </w:r>
      </w:ins>
      <w:ins w:id="112" w:author="studentcoll" w:date="2026-10-01T13:35:56Z">
        <w:r>
          <w:rPr>
            <w:rFonts w:hint="default"/>
            <w:lang w:val="ru-RU"/>
          </w:rPr>
          <w:t>та</w:t>
        </w:r>
      </w:ins>
      <w:ins w:id="113" w:author="studentcoll" w:date="2026-10-01T13:35:57Z">
        <w:r>
          <w:rPr>
            <w:rFonts w:hint="default"/>
            <w:lang w:val="ru-RU"/>
          </w:rPr>
          <w:t>бли</w:t>
        </w:r>
      </w:ins>
      <w:ins w:id="114" w:author="studentcoll" w:date="2026-10-01T13:35:58Z">
        <w:r>
          <w:rPr>
            <w:rFonts w:hint="default"/>
            <w:lang w:val="ru-RU"/>
          </w:rPr>
          <w:t>ц</w:t>
        </w:r>
      </w:ins>
      <w:ins w:id="115" w:author="studentcoll" w:date="2026-10-01T13:35:59Z">
        <w:r>
          <w:rPr>
            <w:rFonts w:hint="default"/>
            <w:lang w:val="ru-RU"/>
          </w:rPr>
          <w:t xml:space="preserve">ы </w:t>
        </w:r>
      </w:ins>
      <w:ins w:id="116" w:author="studentcoll" w:date="2026-10-01T13:36:00Z">
        <w:r>
          <w:rPr>
            <w:rFonts w:hint="default"/>
            <w:lang w:val="ru-RU"/>
          </w:rPr>
          <w:t>вып</w:t>
        </w:r>
      </w:ins>
      <w:ins w:id="117" w:author="studentcoll" w:date="2026-10-01T13:36:01Z">
        <w:r>
          <w:rPr>
            <w:rFonts w:hint="default"/>
            <w:lang w:val="ru-RU"/>
          </w:rPr>
          <w:t>олн</w:t>
        </w:r>
      </w:ins>
      <w:ins w:id="118" w:author="studentcoll" w:date="2026-10-01T13:36:58Z">
        <w:r>
          <w:rPr>
            <w:rFonts w:hint="default"/>
            <w:lang w:val="ru-RU"/>
          </w:rPr>
          <w:t>я</w:t>
        </w:r>
      </w:ins>
      <w:ins w:id="119" w:author="studentcoll" w:date="2026-10-01T13:37:13Z">
        <w:r>
          <w:rPr>
            <w:rFonts w:hint="default"/>
            <w:lang w:val="ru-RU"/>
          </w:rPr>
          <w:t>т</w:t>
        </w:r>
      </w:ins>
      <w:ins w:id="120" w:author="studentcoll" w:date="2026-10-01T13:36:59Z">
        <w:r>
          <w:rPr>
            <w:rFonts w:hint="default"/>
            <w:lang w:val="ru-RU"/>
          </w:rPr>
          <w:t>ь</w:t>
        </w:r>
      </w:ins>
      <w:ins w:id="121" w:author="studentcoll" w:date="2026-10-01T13:37:07Z">
        <w:r>
          <w:rPr>
            <w:rFonts w:hint="default"/>
            <w:lang w:val="ru-RU"/>
          </w:rPr>
          <w:t xml:space="preserve"> </w:t>
        </w:r>
      </w:ins>
      <w:ins w:id="122" w:author="studentcoll" w:date="2026-10-01T13:37:27Z">
        <w:r>
          <w:rPr>
            <w:rFonts w:hint="default"/>
            <w:lang w:val="ru-RU"/>
          </w:rPr>
          <w:t xml:space="preserve"> </w:t>
        </w:r>
      </w:ins>
      <w:ins w:id="123" w:author="studentcoll" w:date="2026-10-01T13:37:30Z">
        <w:r>
          <w:rPr>
            <w:rFonts w:hint="default"/>
            <w:lang w:val="ru-RU"/>
          </w:rPr>
          <w:t>свя</w:t>
        </w:r>
      </w:ins>
      <w:ins w:id="124" w:author="studentcoll" w:date="2026-10-01T13:37:31Z">
        <w:r>
          <w:rPr>
            <w:rFonts w:hint="default"/>
            <w:lang w:val="ru-RU"/>
          </w:rPr>
          <w:t>зан</w:t>
        </w:r>
      </w:ins>
      <w:ins w:id="125" w:author="studentcoll" w:date="2026-10-01T13:37:32Z">
        <w:r>
          <w:rPr>
            <w:rFonts w:hint="default"/>
            <w:lang w:val="ru-RU"/>
          </w:rPr>
          <w:t>ный</w:t>
        </w:r>
      </w:ins>
      <w:ins w:id="126" w:author="studentcoll" w:date="2026-10-01T13:37:36Z">
        <w:r>
          <w:rPr>
            <w:rFonts w:hint="default"/>
            <w:lang w:val="ru-RU"/>
          </w:rPr>
          <w:t xml:space="preserve"> </w:t>
        </w:r>
      </w:ins>
      <w:ins w:id="127" w:author="studentcoll" w:date="2026-10-01T13:37:37Z">
        <w:r>
          <w:rPr>
            <w:rFonts w:hint="default"/>
            <w:lang w:val="ru-RU"/>
          </w:rPr>
          <w:t>зап</w:t>
        </w:r>
      </w:ins>
      <w:ins w:id="128" w:author="studentcoll" w:date="2026-10-01T13:37:38Z">
        <w:r>
          <w:rPr>
            <w:rFonts w:hint="default"/>
            <w:lang w:val="ru-RU"/>
          </w:rPr>
          <w:t>рос к</w:t>
        </w:r>
      </w:ins>
      <w:ins w:id="129" w:author="studentcoll" w:date="2026-10-01T13:37:39Z">
        <w:r>
          <w:rPr>
            <w:rFonts w:hint="default"/>
            <w:lang w:val="ru-RU"/>
          </w:rPr>
          <w:t xml:space="preserve"> право</w:t>
        </w:r>
      </w:ins>
      <w:ins w:id="130" w:author="studentcoll" w:date="2026-10-01T13:37:40Z">
        <w:r>
          <w:rPr>
            <w:rFonts w:hint="default"/>
            <w:lang w:val="ru-RU"/>
          </w:rPr>
          <w:t>й ча</w:t>
        </w:r>
      </w:ins>
      <w:ins w:id="131" w:author="studentcoll" w:date="2026-10-01T13:37:41Z">
        <w:r>
          <w:rPr>
            <w:rFonts w:hint="default"/>
            <w:lang w:val="ru-RU"/>
          </w:rPr>
          <w:t>сти</w:t>
        </w:r>
      </w:ins>
    </w:p>
    <w:p w14:paraId="361DC47D">
      <w:pPr>
        <w:pStyle w:val="4"/>
        <w:rPr>
          <w:ins w:id="132" w:author="studentcoll" w:date="2026-10-01T13:39:28Z"/>
          <w:rFonts w:hint="default"/>
          <w:lang w:val="ru-RU"/>
        </w:rPr>
      </w:pPr>
      <w:ins w:id="133" w:author="studentcoll" w:date="2026-10-01T13:38:10Z">
        <w:r>
          <w:rPr/>
          <w:t xml:space="preserve"> CROSS APPLY</w:t>
        </w:r>
      </w:ins>
      <w:ins w:id="134" w:author="studentcoll" w:date="2026-10-01T13:38:16Z">
        <w:r>
          <w:rPr>
            <w:rFonts w:hint="default"/>
            <w:lang w:val="ru-RU"/>
          </w:rPr>
          <w:t xml:space="preserve"> </w:t>
        </w:r>
      </w:ins>
      <w:ins w:id="135" w:author="studentcoll" w:date="2026-10-01T13:38:41Z">
        <w:r>
          <w:rPr>
            <w:rFonts w:hint="default"/>
            <w:lang w:val="ru-RU"/>
          </w:rPr>
          <w:t>во</w:t>
        </w:r>
      </w:ins>
      <w:ins w:id="136" w:author="studentcoll" w:date="2026-10-01T13:38:42Z">
        <w:r>
          <w:rPr>
            <w:rFonts w:hint="default"/>
            <w:lang w:val="ru-RU"/>
          </w:rPr>
          <w:t>звр</w:t>
        </w:r>
      </w:ins>
      <w:ins w:id="137" w:author="studentcoll" w:date="2026-10-01T13:38:43Z">
        <w:r>
          <w:rPr>
            <w:rFonts w:hint="default"/>
            <w:lang w:val="ru-RU"/>
          </w:rPr>
          <w:t>ащае</w:t>
        </w:r>
      </w:ins>
      <w:ins w:id="138" w:author="studentcoll" w:date="2026-10-01T13:38:44Z">
        <w:r>
          <w:rPr>
            <w:rFonts w:hint="default"/>
            <w:lang w:val="ru-RU"/>
          </w:rPr>
          <w:t>т тол</w:t>
        </w:r>
      </w:ins>
      <w:ins w:id="139" w:author="studentcoll" w:date="2026-10-01T13:38:45Z">
        <w:r>
          <w:rPr>
            <w:rFonts w:hint="default"/>
            <w:lang w:val="ru-RU"/>
          </w:rPr>
          <w:t>ько</w:t>
        </w:r>
      </w:ins>
      <w:ins w:id="140" w:author="studentcoll" w:date="2026-10-01T13:38:46Z">
        <w:r>
          <w:rPr>
            <w:rFonts w:hint="default"/>
            <w:lang w:val="ru-RU"/>
          </w:rPr>
          <w:t xml:space="preserve"> </w:t>
        </w:r>
      </w:ins>
      <w:ins w:id="141" w:author="studentcoll" w:date="2026-10-01T13:38:51Z">
        <w:r>
          <w:rPr>
            <w:rFonts w:hint="default"/>
            <w:lang w:val="ru-RU"/>
          </w:rPr>
          <w:t>те с</w:t>
        </w:r>
      </w:ins>
      <w:ins w:id="142" w:author="studentcoll" w:date="2026-10-01T13:38:52Z">
        <w:r>
          <w:rPr>
            <w:rFonts w:hint="default"/>
            <w:lang w:val="ru-RU"/>
          </w:rPr>
          <w:t>троки</w:t>
        </w:r>
      </w:ins>
      <w:ins w:id="143" w:author="studentcoll" w:date="2026-10-01T13:38:54Z">
        <w:r>
          <w:rPr>
            <w:rFonts w:hint="default"/>
            <w:lang w:val="ru-RU"/>
          </w:rPr>
          <w:t xml:space="preserve"> </w:t>
        </w:r>
      </w:ins>
      <w:ins w:id="144" w:author="studentcoll" w:date="2026-10-01T13:39:06Z">
        <w:r>
          <w:rPr>
            <w:rFonts w:hint="default"/>
            <w:lang w:val="ru-RU"/>
          </w:rPr>
          <w:t xml:space="preserve">для </w:t>
        </w:r>
      </w:ins>
      <w:ins w:id="145" w:author="studentcoll" w:date="2026-10-01T13:39:07Z">
        <w:r>
          <w:rPr>
            <w:rFonts w:hint="default"/>
            <w:lang w:val="ru-RU"/>
          </w:rPr>
          <w:t>котор</w:t>
        </w:r>
      </w:ins>
      <w:ins w:id="146" w:author="studentcoll" w:date="2026-10-01T13:39:08Z">
        <w:r>
          <w:rPr>
            <w:rFonts w:hint="default"/>
            <w:lang w:val="ru-RU"/>
          </w:rPr>
          <w:t xml:space="preserve">ых </w:t>
        </w:r>
      </w:ins>
      <w:ins w:id="147" w:author="studentcoll" w:date="2026-10-01T13:39:09Z">
        <w:r>
          <w:rPr>
            <w:rFonts w:hint="default"/>
            <w:lang w:val="ru-RU"/>
          </w:rPr>
          <w:t>справ</w:t>
        </w:r>
      </w:ins>
      <w:ins w:id="148" w:author="studentcoll" w:date="2026-10-01T13:39:10Z">
        <w:r>
          <w:rPr>
            <w:rFonts w:hint="default"/>
            <w:lang w:val="ru-RU"/>
          </w:rPr>
          <w:t xml:space="preserve">а </w:t>
        </w:r>
      </w:ins>
      <w:ins w:id="149" w:author="studentcoll" w:date="2026-10-01T13:39:20Z">
        <w:r>
          <w:rPr>
            <w:rFonts w:hint="default"/>
            <w:lang w:val="ru-RU"/>
          </w:rPr>
          <w:t>ест</w:t>
        </w:r>
      </w:ins>
      <w:ins w:id="150" w:author="studentcoll" w:date="2026-10-01T13:39:21Z">
        <w:r>
          <w:rPr>
            <w:rFonts w:hint="default"/>
            <w:lang w:val="ru-RU"/>
          </w:rPr>
          <w:t>ь ре</w:t>
        </w:r>
      </w:ins>
      <w:ins w:id="151" w:author="studentcoll" w:date="2026-10-01T13:39:22Z">
        <w:r>
          <w:rPr>
            <w:rFonts w:hint="default"/>
            <w:lang w:val="ru-RU"/>
          </w:rPr>
          <w:t>з</w:t>
        </w:r>
      </w:ins>
      <w:ins w:id="152" w:author="studentcoll" w:date="2026-10-01T13:39:23Z">
        <w:r>
          <w:rPr>
            <w:rFonts w:hint="default"/>
            <w:lang w:val="ru-RU"/>
          </w:rPr>
          <w:t>ульт</w:t>
        </w:r>
      </w:ins>
      <w:ins w:id="153" w:author="studentcoll" w:date="2026-10-01T13:39:24Z">
        <w:r>
          <w:rPr>
            <w:rFonts w:hint="default"/>
            <w:lang w:val="ru-RU"/>
          </w:rPr>
          <w:t>ат</w:t>
        </w:r>
      </w:ins>
    </w:p>
    <w:p w14:paraId="1823051A">
      <w:pPr>
        <w:pStyle w:val="4"/>
        <w:rPr>
          <w:ins w:id="154" w:author="studentcoll" w:date="2026-10-01T13:41:28Z"/>
        </w:rPr>
      </w:pPr>
      <w:ins w:id="155" w:author="studentcoll" w:date="2026-10-01T13:39:36Z">
        <w:r>
          <w:rPr/>
          <w:t>OUTER APPLY</w:t>
        </w:r>
      </w:ins>
      <w:ins w:id="156" w:author="studentcoll" w:date="2026-10-01T13:39:59Z">
        <w:r>
          <w:rPr>
            <w:rFonts w:hint="default"/>
            <w:lang w:val="ru-RU"/>
          </w:rPr>
          <w:t xml:space="preserve"> </w:t>
        </w:r>
      </w:ins>
      <w:ins w:id="157" w:author="studentcoll" w:date="2026-10-01T13:40:00Z">
        <w:r>
          <w:rPr>
            <w:rFonts w:hint="default"/>
            <w:lang w:val="ru-RU"/>
          </w:rPr>
          <w:t>воз</w:t>
        </w:r>
      </w:ins>
      <w:ins w:id="158" w:author="studentcoll" w:date="2026-10-01T13:40:01Z">
        <w:r>
          <w:rPr>
            <w:rFonts w:hint="default"/>
            <w:lang w:val="ru-RU"/>
          </w:rPr>
          <w:t>вра</w:t>
        </w:r>
      </w:ins>
      <w:ins w:id="159" w:author="studentcoll" w:date="2026-10-01T13:40:02Z">
        <w:r>
          <w:rPr>
            <w:rFonts w:hint="default"/>
            <w:lang w:val="ru-RU"/>
          </w:rPr>
          <w:t xml:space="preserve">щает </w:t>
        </w:r>
      </w:ins>
      <w:ins w:id="160" w:author="studentcoll" w:date="2026-10-01T13:40:03Z">
        <w:r>
          <w:rPr>
            <w:rFonts w:hint="default"/>
            <w:lang w:val="ru-RU"/>
          </w:rPr>
          <w:t>все с</w:t>
        </w:r>
      </w:ins>
      <w:ins w:id="161" w:author="studentcoll" w:date="2026-10-01T13:40:04Z">
        <w:r>
          <w:rPr>
            <w:rFonts w:hint="default"/>
            <w:lang w:val="ru-RU"/>
          </w:rPr>
          <w:t>троки</w:t>
        </w:r>
      </w:ins>
      <w:ins w:id="162" w:author="studentcoll" w:date="2026-10-01T13:40:05Z">
        <w:r>
          <w:rPr>
            <w:rFonts w:hint="default"/>
            <w:lang w:val="ru-RU"/>
          </w:rPr>
          <w:t xml:space="preserve"> </w:t>
        </w:r>
      </w:ins>
      <w:ins w:id="163" w:author="studentcoll" w:date="2026-10-01T13:40:07Z">
        <w:r>
          <w:rPr>
            <w:rFonts w:hint="default"/>
            <w:lang w:val="ru-RU"/>
          </w:rPr>
          <w:t>ле</w:t>
        </w:r>
      </w:ins>
      <w:ins w:id="164" w:author="studentcoll" w:date="2026-10-01T13:40:08Z">
        <w:r>
          <w:rPr>
            <w:rFonts w:hint="default"/>
            <w:lang w:val="ru-RU"/>
          </w:rPr>
          <w:t xml:space="preserve">вой </w:t>
        </w:r>
      </w:ins>
      <w:ins w:id="165" w:author="studentcoll" w:date="2026-10-01T13:40:09Z">
        <w:r>
          <w:rPr>
            <w:rFonts w:hint="default"/>
            <w:lang w:val="ru-RU"/>
          </w:rPr>
          <w:t>табли</w:t>
        </w:r>
      </w:ins>
      <w:ins w:id="166" w:author="studentcoll" w:date="2026-10-01T13:40:10Z">
        <w:r>
          <w:rPr>
            <w:rFonts w:hint="default"/>
            <w:lang w:val="ru-RU"/>
          </w:rPr>
          <w:t>цы</w:t>
        </w:r>
      </w:ins>
      <w:ins w:id="167" w:author="studentcoll" w:date="2026-10-01T13:40:13Z">
        <w:r>
          <w:rPr>
            <w:rFonts w:hint="default"/>
            <w:lang w:val="ru-RU"/>
          </w:rPr>
          <w:t xml:space="preserve"> </w:t>
        </w:r>
      </w:ins>
      <w:ins w:id="168" w:author="studentcoll" w:date="2026-10-01T13:40:16Z">
        <w:r>
          <w:rPr>
            <w:rFonts w:hint="default"/>
            <w:lang w:val="ru-RU"/>
          </w:rPr>
          <w:t>, а е</w:t>
        </w:r>
      </w:ins>
      <w:ins w:id="169" w:author="studentcoll" w:date="2026-10-01T13:40:17Z">
        <w:r>
          <w:rPr>
            <w:rFonts w:hint="default"/>
            <w:lang w:val="ru-RU"/>
          </w:rPr>
          <w:t>с</w:t>
        </w:r>
      </w:ins>
      <w:ins w:id="170" w:author="studentcoll" w:date="2026-10-01T13:40:18Z">
        <w:r>
          <w:rPr>
            <w:rFonts w:hint="default"/>
            <w:lang w:val="ru-RU"/>
          </w:rPr>
          <w:t>ли д</w:t>
        </w:r>
      </w:ins>
      <w:ins w:id="171" w:author="studentcoll" w:date="2026-10-01T13:40:19Z">
        <w:r>
          <w:rPr>
            <w:rFonts w:hint="default"/>
            <w:lang w:val="ru-RU"/>
          </w:rPr>
          <w:t>анны</w:t>
        </w:r>
      </w:ins>
      <w:ins w:id="172" w:author="studentcoll" w:date="2026-10-01T13:40:20Z">
        <w:r>
          <w:rPr>
            <w:rFonts w:hint="default"/>
            <w:lang w:val="ru-RU"/>
          </w:rPr>
          <w:t>х не</w:t>
        </w:r>
      </w:ins>
      <w:ins w:id="173" w:author="studentcoll" w:date="2026-10-01T13:40:21Z">
        <w:r>
          <w:rPr>
            <w:rFonts w:hint="default"/>
            <w:lang w:val="ru-RU"/>
          </w:rPr>
          <w:t>т спра</w:t>
        </w:r>
      </w:ins>
      <w:ins w:id="174" w:author="studentcoll" w:date="2026-10-01T13:40:22Z">
        <w:r>
          <w:rPr>
            <w:rFonts w:hint="default"/>
            <w:lang w:val="ru-RU"/>
          </w:rPr>
          <w:t xml:space="preserve">ва </w:t>
        </w:r>
      </w:ins>
      <w:ins w:id="175" w:author="studentcoll" w:date="2026-10-01T13:40:23Z">
        <w:r>
          <w:rPr>
            <w:rFonts w:hint="default"/>
            <w:lang w:val="ru-RU"/>
          </w:rPr>
          <w:t xml:space="preserve">, </w:t>
        </w:r>
      </w:ins>
      <w:ins w:id="176" w:author="studentcoll" w:date="2026-10-01T13:40:24Z">
        <w:r>
          <w:rPr>
            <w:rFonts w:hint="default"/>
            <w:lang w:val="ru-RU"/>
          </w:rPr>
          <w:t>то о</w:t>
        </w:r>
      </w:ins>
      <w:ins w:id="177" w:author="studentcoll" w:date="2026-10-01T13:40:25Z">
        <w:r>
          <w:rPr>
            <w:rFonts w:hint="default"/>
            <w:lang w:val="ru-RU"/>
          </w:rPr>
          <w:t>н выв</w:t>
        </w:r>
      </w:ins>
      <w:ins w:id="178" w:author="studentcoll" w:date="2026-10-01T13:40:26Z">
        <w:r>
          <w:rPr>
            <w:rFonts w:hint="default"/>
            <w:lang w:val="ru-RU"/>
          </w:rPr>
          <w:t>оди</w:t>
        </w:r>
      </w:ins>
      <w:ins w:id="179" w:author="studentcoll" w:date="2026-10-01T13:40:27Z">
        <w:r>
          <w:rPr>
            <w:rFonts w:hint="default"/>
            <w:lang w:val="ru-RU"/>
          </w:rPr>
          <w:t xml:space="preserve">т </w:t>
        </w:r>
      </w:ins>
      <w:ins w:id="180" w:author="studentcoll" w:date="2026-10-01T13:40:29Z">
        <w:r>
          <w:rPr>
            <w:rFonts w:hint="default"/>
            <w:lang w:val="en-US"/>
          </w:rPr>
          <w:t>N</w:t>
        </w:r>
      </w:ins>
      <w:ins w:id="181" w:author="studentcoll" w:date="2026-10-01T14:28:59Z">
        <w:r>
          <w:rPr>
            <w:rFonts w:hint="default"/>
            <w:lang w:val="en-US"/>
          </w:rPr>
          <w:t>U</w:t>
        </w:r>
      </w:ins>
      <w:ins w:id="182" w:author="studentcoll" w:date="2026-10-01T14:29:00Z">
        <w:r>
          <w:rPr>
            <w:rFonts w:hint="default"/>
            <w:lang w:val="en-US"/>
          </w:rPr>
          <w:t>L</w:t>
        </w:r>
      </w:ins>
      <w:ins w:id="183" w:author="studentcoll" w:date="2026-10-01T14:29:01Z">
        <w:r>
          <w:rPr>
            <w:rFonts w:hint="default"/>
            <w:lang w:val="en-US"/>
          </w:rPr>
          <w:t>L</w:t>
        </w:r>
      </w:ins>
      <w:bookmarkStart w:id="0" w:name="_GoBack"/>
      <w:bookmarkEnd w:id="0"/>
      <w:r>
        <w:br w:type="textWrapping"/>
      </w:r>
      <w:r>
        <w:t>4. Чем отличается VIEW от хранимой процедуры? Приведите по одному примеру, когда что использовать.</w:t>
      </w:r>
    </w:p>
    <w:p w14:paraId="15148393">
      <w:pPr>
        <w:pStyle w:val="4"/>
        <w:rPr>
          <w:ins w:id="184" w:author="studentcoll" w:date="2026-10-01T14:03:18Z"/>
          <w:rFonts w:hint="default"/>
          <w:lang w:val="ru-RU"/>
        </w:rPr>
      </w:pPr>
      <w:ins w:id="185" w:author="studentcoll" w:date="2026-10-01T13:41:29Z">
        <w:r>
          <w:rPr>
            <w:rFonts w:hint="default"/>
            <w:lang w:val="en-US"/>
          </w:rPr>
          <w:t>V</w:t>
        </w:r>
      </w:ins>
      <w:ins w:id="186" w:author="studentcoll" w:date="2026-10-01T13:41:30Z">
        <w:r>
          <w:rPr>
            <w:rFonts w:hint="default"/>
            <w:lang w:val="en-US"/>
          </w:rPr>
          <w:t>I</w:t>
        </w:r>
      </w:ins>
      <w:ins w:id="187" w:author="studentcoll" w:date="2026-10-01T13:41:31Z">
        <w:r>
          <w:rPr>
            <w:rFonts w:hint="default"/>
            <w:lang w:val="en-US"/>
          </w:rPr>
          <w:t>E</w:t>
        </w:r>
      </w:ins>
      <w:ins w:id="188" w:author="studentcoll" w:date="2026-10-01T13:41:34Z">
        <w:r>
          <w:rPr>
            <w:rFonts w:hint="default"/>
            <w:lang w:val="en-US"/>
          </w:rPr>
          <w:t>W</w:t>
        </w:r>
      </w:ins>
      <w:ins w:id="189" w:author="studentcoll" w:date="2026-10-01T13:56:17Z">
        <w:r>
          <w:rPr>
            <w:rFonts w:hint="default"/>
            <w:lang w:val="ru-RU"/>
          </w:rPr>
          <w:t>-</w:t>
        </w:r>
      </w:ins>
      <w:ins w:id="190" w:author="studentcoll" w:date="2026-10-01T13:56:18Z">
        <w:r>
          <w:rPr>
            <w:rFonts w:hint="default"/>
            <w:lang w:val="ru-RU"/>
          </w:rPr>
          <w:t xml:space="preserve"> э</w:t>
        </w:r>
      </w:ins>
      <w:ins w:id="191" w:author="studentcoll" w:date="2026-10-01T13:56:19Z">
        <w:r>
          <w:rPr>
            <w:rFonts w:hint="default"/>
            <w:lang w:val="ru-RU"/>
          </w:rPr>
          <w:t xml:space="preserve">то </w:t>
        </w:r>
      </w:ins>
      <w:ins w:id="192" w:author="studentcoll" w:date="2026-10-01T14:00:11Z">
        <w:r>
          <w:rPr>
            <w:rFonts w:hint="default"/>
            <w:lang w:val="ru-RU"/>
          </w:rPr>
          <w:t>со</w:t>
        </w:r>
      </w:ins>
      <w:ins w:id="193" w:author="studentcoll" w:date="2026-10-01T14:00:12Z">
        <w:r>
          <w:rPr>
            <w:rFonts w:hint="default"/>
            <w:lang w:val="ru-RU"/>
          </w:rPr>
          <w:t>х</w:t>
        </w:r>
      </w:ins>
      <w:ins w:id="194" w:author="studentcoll" w:date="2026-10-01T14:00:13Z">
        <w:r>
          <w:rPr>
            <w:rFonts w:hint="default"/>
            <w:lang w:val="ru-RU"/>
          </w:rPr>
          <w:t>ран</w:t>
        </w:r>
      </w:ins>
      <w:ins w:id="195" w:author="studentcoll" w:date="2026-10-01T14:00:15Z">
        <w:r>
          <w:rPr>
            <w:rFonts w:hint="default"/>
            <w:lang w:val="ru-RU"/>
          </w:rPr>
          <w:t>е</w:t>
        </w:r>
      </w:ins>
      <w:ins w:id="196" w:author="studentcoll" w:date="2026-10-01T14:00:16Z">
        <w:r>
          <w:rPr>
            <w:rFonts w:hint="default"/>
            <w:lang w:val="ru-RU"/>
          </w:rPr>
          <w:t>нный</w:t>
        </w:r>
      </w:ins>
      <w:ins w:id="197" w:author="studentcoll" w:date="2026-10-01T14:00:17Z">
        <w:r>
          <w:rPr>
            <w:rFonts w:hint="default"/>
            <w:lang w:val="ru-RU"/>
          </w:rPr>
          <w:t xml:space="preserve"> </w:t>
        </w:r>
      </w:ins>
      <w:ins w:id="198" w:author="studentcoll" w:date="2026-10-01T14:00:18Z">
        <w:r>
          <w:rPr>
            <w:rFonts w:hint="default"/>
            <w:lang w:val="ru-RU"/>
          </w:rPr>
          <w:t>з</w:t>
        </w:r>
      </w:ins>
      <w:ins w:id="199" w:author="studentcoll" w:date="2026-10-01T14:00:19Z">
        <w:r>
          <w:rPr>
            <w:rFonts w:hint="default"/>
            <w:lang w:val="ru-RU"/>
          </w:rPr>
          <w:t>апрос</w:t>
        </w:r>
      </w:ins>
      <w:ins w:id="200" w:author="studentcoll" w:date="2026-10-01T14:00:20Z">
        <w:r>
          <w:rPr>
            <w:rFonts w:hint="default"/>
            <w:lang w:val="ru-RU"/>
          </w:rPr>
          <w:t xml:space="preserve"> </w:t>
        </w:r>
      </w:ins>
      <w:ins w:id="201" w:author="studentcoll" w:date="2026-10-01T14:00:22Z">
        <w:r>
          <w:rPr>
            <w:rFonts w:hint="default"/>
            <w:lang w:val="ru-RU"/>
          </w:rPr>
          <w:t>,кото</w:t>
        </w:r>
      </w:ins>
      <w:ins w:id="202" w:author="studentcoll" w:date="2026-10-01T14:00:23Z">
        <w:r>
          <w:rPr>
            <w:rFonts w:hint="default"/>
            <w:lang w:val="ru-RU"/>
          </w:rPr>
          <w:t xml:space="preserve">рый </w:t>
        </w:r>
      </w:ins>
      <w:ins w:id="203" w:author="studentcoll" w:date="2026-10-01T14:00:24Z">
        <w:r>
          <w:rPr>
            <w:rFonts w:hint="default"/>
            <w:lang w:val="ru-RU"/>
          </w:rPr>
          <w:t>мож</w:t>
        </w:r>
      </w:ins>
      <w:ins w:id="204" w:author="studentcoll" w:date="2026-10-01T14:00:25Z">
        <w:r>
          <w:rPr>
            <w:rFonts w:hint="default"/>
            <w:lang w:val="ru-RU"/>
          </w:rPr>
          <w:t xml:space="preserve">но </w:t>
        </w:r>
      </w:ins>
      <w:ins w:id="205" w:author="studentcoll" w:date="2026-10-01T14:00:26Z">
        <w:r>
          <w:rPr>
            <w:rFonts w:hint="default"/>
            <w:lang w:val="ru-RU"/>
          </w:rPr>
          <w:t>и</w:t>
        </w:r>
      </w:ins>
      <w:ins w:id="206" w:author="studentcoll" w:date="2026-10-01T14:00:27Z">
        <w:r>
          <w:rPr>
            <w:rFonts w:hint="default"/>
            <w:lang w:val="ru-RU"/>
          </w:rPr>
          <w:t>сп</w:t>
        </w:r>
      </w:ins>
      <w:ins w:id="207" w:author="studentcoll" w:date="2026-10-01T14:00:28Z">
        <w:r>
          <w:rPr>
            <w:rFonts w:hint="default"/>
            <w:lang w:val="ru-RU"/>
          </w:rPr>
          <w:t>ол</w:t>
        </w:r>
      </w:ins>
      <w:ins w:id="208" w:author="studentcoll" w:date="2026-10-01T14:00:29Z">
        <w:r>
          <w:rPr>
            <w:rFonts w:hint="default"/>
            <w:lang w:val="ru-RU"/>
          </w:rPr>
          <w:t>ьз</w:t>
        </w:r>
      </w:ins>
      <w:ins w:id="209" w:author="studentcoll" w:date="2026-10-01T14:00:32Z">
        <w:r>
          <w:rPr>
            <w:rFonts w:hint="default"/>
            <w:lang w:val="ru-RU"/>
          </w:rPr>
          <w:t>оват</w:t>
        </w:r>
      </w:ins>
      <w:ins w:id="210" w:author="studentcoll" w:date="2026-10-01T14:00:33Z">
        <w:r>
          <w:rPr>
            <w:rFonts w:hint="default"/>
            <w:lang w:val="ru-RU"/>
          </w:rPr>
          <w:t xml:space="preserve">ь </w:t>
        </w:r>
      </w:ins>
      <w:ins w:id="211" w:author="studentcoll" w:date="2026-10-01T14:00:34Z">
        <w:r>
          <w:rPr>
            <w:rFonts w:hint="default"/>
            <w:lang w:val="ru-RU"/>
          </w:rPr>
          <w:t>к</w:t>
        </w:r>
      </w:ins>
      <w:ins w:id="212" w:author="studentcoll" w:date="2026-10-01T14:00:35Z">
        <w:r>
          <w:rPr>
            <w:rFonts w:hint="default"/>
            <w:lang w:val="ru-RU"/>
          </w:rPr>
          <w:t xml:space="preserve">ак </w:t>
        </w:r>
      </w:ins>
      <w:ins w:id="213" w:author="studentcoll" w:date="2026-10-01T13:56:19Z">
        <w:r>
          <w:rPr>
            <w:rFonts w:hint="default"/>
            <w:lang w:val="ru-RU"/>
          </w:rPr>
          <w:t>в</w:t>
        </w:r>
      </w:ins>
      <w:ins w:id="214" w:author="studentcoll" w:date="2026-10-01T13:56:20Z">
        <w:r>
          <w:rPr>
            <w:rFonts w:hint="default"/>
            <w:lang w:val="ru-RU"/>
          </w:rPr>
          <w:t>ирту</w:t>
        </w:r>
      </w:ins>
      <w:ins w:id="215" w:author="studentcoll" w:date="2026-10-01T13:56:21Z">
        <w:r>
          <w:rPr>
            <w:rFonts w:hint="default"/>
            <w:lang w:val="ru-RU"/>
          </w:rPr>
          <w:t>а</w:t>
        </w:r>
      </w:ins>
      <w:ins w:id="216" w:author="studentcoll" w:date="2026-10-01T13:56:22Z">
        <w:r>
          <w:rPr>
            <w:rFonts w:hint="default"/>
            <w:lang w:val="ru-RU"/>
          </w:rPr>
          <w:t>льн</w:t>
        </w:r>
      </w:ins>
      <w:ins w:id="217" w:author="studentcoll" w:date="2026-10-01T14:00:41Z">
        <w:r>
          <w:rPr>
            <w:rFonts w:hint="default"/>
            <w:lang w:val="ru-RU"/>
          </w:rPr>
          <w:t>у</w:t>
        </w:r>
      </w:ins>
      <w:ins w:id="218" w:author="studentcoll" w:date="2026-10-01T14:00:42Z">
        <w:r>
          <w:rPr>
            <w:rFonts w:hint="default"/>
            <w:lang w:val="ru-RU"/>
          </w:rPr>
          <w:t>ю</w:t>
        </w:r>
      </w:ins>
      <w:ins w:id="219" w:author="studentcoll" w:date="2026-10-01T14:00:43Z">
        <w:r>
          <w:rPr>
            <w:rFonts w:hint="default"/>
            <w:lang w:val="ru-RU"/>
          </w:rPr>
          <w:t xml:space="preserve"> </w:t>
        </w:r>
      </w:ins>
      <w:ins w:id="220" w:author="studentcoll" w:date="2026-10-01T13:56:23Z">
        <w:r>
          <w:rPr>
            <w:rFonts w:hint="default"/>
            <w:lang w:val="ru-RU"/>
          </w:rPr>
          <w:t xml:space="preserve"> </w:t>
        </w:r>
      </w:ins>
      <w:ins w:id="221" w:author="studentcoll" w:date="2026-10-01T13:56:24Z">
        <w:r>
          <w:rPr>
            <w:rFonts w:hint="default"/>
            <w:lang w:val="ru-RU"/>
          </w:rPr>
          <w:t>та</w:t>
        </w:r>
      </w:ins>
      <w:ins w:id="222" w:author="studentcoll" w:date="2026-10-01T13:56:25Z">
        <w:r>
          <w:rPr>
            <w:rFonts w:hint="default"/>
            <w:lang w:val="ru-RU"/>
          </w:rPr>
          <w:t>блиц</w:t>
        </w:r>
      </w:ins>
      <w:ins w:id="223" w:author="studentcoll" w:date="2026-10-01T14:00:47Z">
        <w:r>
          <w:rPr>
            <w:rFonts w:hint="default"/>
            <w:lang w:val="ru-RU"/>
          </w:rPr>
          <w:t>у</w:t>
        </w:r>
      </w:ins>
      <w:ins w:id="224" w:author="studentcoll" w:date="2026-10-01T13:56:34Z">
        <w:r>
          <w:rPr>
            <w:rFonts w:hint="default"/>
            <w:lang w:val="ru-RU"/>
          </w:rPr>
          <w:t>,</w:t>
        </w:r>
      </w:ins>
      <w:ins w:id="225" w:author="studentcoll" w:date="2026-10-01T13:56:35Z">
        <w:r>
          <w:rPr>
            <w:rFonts w:hint="default"/>
            <w:lang w:val="ru-RU"/>
          </w:rPr>
          <w:t xml:space="preserve"> </w:t>
        </w:r>
      </w:ins>
      <w:ins w:id="226" w:author="studentcoll" w:date="2026-10-01T14:01:06Z">
        <w:r>
          <w:rPr>
            <w:rFonts w:hint="default"/>
            <w:lang w:val="ru-RU"/>
          </w:rPr>
          <w:t xml:space="preserve"> </w:t>
        </w:r>
      </w:ins>
      <w:ins w:id="227" w:author="studentcoll" w:date="2026-10-01T14:01:07Z">
        <w:r>
          <w:rPr>
            <w:rFonts w:hint="default"/>
            <w:lang w:val="ru-RU"/>
          </w:rPr>
          <w:t>его</w:t>
        </w:r>
      </w:ins>
      <w:ins w:id="228" w:author="studentcoll" w:date="2026-10-01T14:01:08Z">
        <w:r>
          <w:rPr>
            <w:rFonts w:hint="default"/>
            <w:lang w:val="ru-RU"/>
          </w:rPr>
          <w:t xml:space="preserve"> у</w:t>
        </w:r>
      </w:ins>
      <w:ins w:id="229" w:author="studentcoll" w:date="2026-10-01T14:01:09Z">
        <w:r>
          <w:rPr>
            <w:rFonts w:hint="default"/>
            <w:lang w:val="ru-RU"/>
          </w:rPr>
          <w:t>доб</w:t>
        </w:r>
      </w:ins>
      <w:ins w:id="230" w:author="studentcoll" w:date="2026-10-01T14:01:10Z">
        <w:r>
          <w:rPr>
            <w:rFonts w:hint="default"/>
            <w:lang w:val="ru-RU"/>
          </w:rPr>
          <w:t xml:space="preserve">но </w:t>
        </w:r>
      </w:ins>
      <w:ins w:id="231" w:author="studentcoll" w:date="2026-10-01T14:01:11Z">
        <w:r>
          <w:rPr>
            <w:rFonts w:hint="default"/>
            <w:lang w:val="ru-RU"/>
          </w:rPr>
          <w:t>приме</w:t>
        </w:r>
      </w:ins>
      <w:ins w:id="232" w:author="studentcoll" w:date="2026-10-01T14:01:12Z">
        <w:r>
          <w:rPr>
            <w:rFonts w:hint="default"/>
            <w:lang w:val="ru-RU"/>
          </w:rPr>
          <w:t xml:space="preserve">нять </w:t>
        </w:r>
      </w:ins>
      <w:ins w:id="233" w:author="studentcoll" w:date="2026-10-01T14:01:16Z">
        <w:r>
          <w:rPr>
            <w:rFonts w:hint="default"/>
            <w:lang w:val="ru-RU"/>
          </w:rPr>
          <w:t>,</w:t>
        </w:r>
      </w:ins>
      <w:ins w:id="234" w:author="studentcoll" w:date="2026-10-01T14:01:13Z">
        <w:r>
          <w:rPr>
            <w:rFonts w:hint="default"/>
            <w:lang w:val="ru-RU"/>
          </w:rPr>
          <w:t>когда</w:t>
        </w:r>
      </w:ins>
      <w:ins w:id="235" w:author="studentcoll" w:date="2026-10-01T14:01:19Z">
        <w:r>
          <w:rPr>
            <w:rFonts w:hint="default"/>
            <w:lang w:val="ru-RU"/>
          </w:rPr>
          <w:t xml:space="preserve"> </w:t>
        </w:r>
      </w:ins>
      <w:ins w:id="236" w:author="studentcoll" w:date="2026-10-01T14:01:25Z">
        <w:r>
          <w:rPr>
            <w:rFonts w:hint="default"/>
            <w:lang w:val="ru-RU"/>
          </w:rPr>
          <w:t>ну</w:t>
        </w:r>
      </w:ins>
      <w:ins w:id="237" w:author="studentcoll" w:date="2026-10-01T14:01:26Z">
        <w:r>
          <w:rPr>
            <w:rFonts w:hint="default"/>
            <w:lang w:val="ru-RU"/>
          </w:rPr>
          <w:t>ж</w:t>
        </w:r>
      </w:ins>
      <w:ins w:id="238" w:author="studentcoll" w:date="2026-10-01T14:01:27Z">
        <w:r>
          <w:rPr>
            <w:rFonts w:hint="default"/>
            <w:lang w:val="ru-RU"/>
          </w:rPr>
          <w:t>но ре</w:t>
        </w:r>
      </w:ins>
      <w:ins w:id="239" w:author="studentcoll" w:date="2026-10-01T14:01:28Z">
        <w:r>
          <w:rPr>
            <w:rFonts w:hint="default"/>
            <w:lang w:val="ru-RU"/>
          </w:rPr>
          <w:t>гул</w:t>
        </w:r>
      </w:ins>
      <w:ins w:id="240" w:author="studentcoll" w:date="2026-10-01T14:01:29Z">
        <w:r>
          <w:rPr>
            <w:rFonts w:hint="default"/>
            <w:lang w:val="ru-RU"/>
          </w:rPr>
          <w:t>ярно</w:t>
        </w:r>
      </w:ins>
      <w:ins w:id="241" w:author="studentcoll" w:date="2026-10-01T14:01:40Z">
        <w:r>
          <w:rPr>
            <w:rFonts w:hint="default"/>
            <w:lang w:val="ru-RU"/>
          </w:rPr>
          <w:t xml:space="preserve"> </w:t>
        </w:r>
      </w:ins>
      <w:ins w:id="242" w:author="studentcoll" w:date="2026-10-01T14:01:41Z">
        <w:r>
          <w:rPr>
            <w:rFonts w:hint="default"/>
            <w:lang w:val="ru-RU"/>
          </w:rPr>
          <w:t>полу</w:t>
        </w:r>
      </w:ins>
      <w:ins w:id="243" w:author="studentcoll" w:date="2026-10-01T14:01:42Z">
        <w:r>
          <w:rPr>
            <w:rFonts w:hint="default"/>
            <w:lang w:val="ru-RU"/>
          </w:rPr>
          <w:t xml:space="preserve">чать </w:t>
        </w:r>
      </w:ins>
      <w:ins w:id="244" w:author="studentcoll" w:date="2026-10-01T14:01:43Z">
        <w:r>
          <w:rPr>
            <w:rFonts w:hint="default"/>
            <w:lang w:val="ru-RU"/>
          </w:rPr>
          <w:t>опре</w:t>
        </w:r>
      </w:ins>
      <w:ins w:id="245" w:author="studentcoll" w:date="2026-10-01T14:01:44Z">
        <w:r>
          <w:rPr>
            <w:rFonts w:hint="default"/>
            <w:lang w:val="ru-RU"/>
          </w:rPr>
          <w:t>дел</w:t>
        </w:r>
      </w:ins>
      <w:ins w:id="246" w:author="studentcoll" w:date="2026-10-01T14:01:53Z">
        <w:r>
          <w:rPr>
            <w:rFonts w:hint="default"/>
            <w:lang w:val="ru-RU"/>
          </w:rPr>
          <w:t>ен</w:t>
        </w:r>
      </w:ins>
      <w:ins w:id="247" w:author="studentcoll" w:date="2026-10-01T14:01:45Z">
        <w:r>
          <w:rPr>
            <w:rFonts w:hint="default"/>
            <w:lang w:val="ru-RU"/>
          </w:rPr>
          <w:t>н</w:t>
        </w:r>
      </w:ins>
      <w:ins w:id="248" w:author="studentcoll" w:date="2026-10-01T14:01:46Z">
        <w:r>
          <w:rPr>
            <w:rFonts w:hint="default"/>
            <w:lang w:val="ru-RU"/>
          </w:rPr>
          <w:t>ый</w:t>
        </w:r>
      </w:ins>
      <w:ins w:id="249" w:author="studentcoll" w:date="2026-10-01T14:01:55Z">
        <w:r>
          <w:rPr>
            <w:rFonts w:hint="default"/>
            <w:lang w:val="ru-RU"/>
          </w:rPr>
          <w:t xml:space="preserve"> </w:t>
        </w:r>
      </w:ins>
      <w:ins w:id="250" w:author="studentcoll" w:date="2026-10-01T14:02:08Z">
        <w:r>
          <w:rPr>
            <w:rFonts w:hint="default"/>
            <w:lang w:val="ru-RU"/>
          </w:rPr>
          <w:t>на</w:t>
        </w:r>
      </w:ins>
      <w:ins w:id="251" w:author="studentcoll" w:date="2026-10-01T14:02:09Z">
        <w:r>
          <w:rPr>
            <w:rFonts w:hint="default"/>
            <w:lang w:val="ru-RU"/>
          </w:rPr>
          <w:t xml:space="preserve">бор </w:t>
        </w:r>
      </w:ins>
      <w:ins w:id="252" w:author="studentcoll" w:date="2026-10-01T14:02:10Z">
        <w:r>
          <w:rPr>
            <w:rFonts w:hint="default"/>
            <w:lang w:val="ru-RU"/>
          </w:rPr>
          <w:t>данн</w:t>
        </w:r>
      </w:ins>
      <w:ins w:id="253" w:author="studentcoll" w:date="2026-10-01T14:02:11Z">
        <w:r>
          <w:rPr>
            <w:rFonts w:hint="default"/>
            <w:lang w:val="ru-RU"/>
          </w:rPr>
          <w:t>ы</w:t>
        </w:r>
      </w:ins>
      <w:ins w:id="254" w:author="studentcoll" w:date="2026-10-01T14:02:12Z">
        <w:r>
          <w:rPr>
            <w:rFonts w:hint="default"/>
            <w:lang w:val="ru-RU"/>
          </w:rPr>
          <w:t>х</w:t>
        </w:r>
      </w:ins>
      <w:ins w:id="255" w:author="studentcoll" w:date="2026-10-01T14:02:22Z">
        <w:r>
          <w:rPr>
            <w:rFonts w:hint="default"/>
            <w:lang w:val="ru-RU"/>
          </w:rPr>
          <w:t>.</w:t>
        </w:r>
      </w:ins>
      <w:ins w:id="256" w:author="studentcoll" w:date="2026-10-01T14:02:23Z">
        <w:r>
          <w:rPr>
            <w:rFonts w:hint="default"/>
            <w:lang w:val="ru-RU"/>
          </w:rPr>
          <w:t xml:space="preserve"> </w:t>
        </w:r>
      </w:ins>
      <w:ins w:id="257" w:author="studentcoll" w:date="2026-10-01T14:02:24Z">
        <w:r>
          <w:rPr>
            <w:rFonts w:hint="default"/>
            <w:lang w:val="ru-RU"/>
          </w:rPr>
          <w:t>Н</w:t>
        </w:r>
      </w:ins>
      <w:ins w:id="258" w:author="studentcoll" w:date="2026-10-01T14:02:25Z">
        <w:r>
          <w:rPr>
            <w:rFonts w:hint="default"/>
            <w:lang w:val="ru-RU"/>
          </w:rPr>
          <w:t>априм</w:t>
        </w:r>
      </w:ins>
      <w:ins w:id="259" w:author="studentcoll" w:date="2026-10-01T14:02:26Z">
        <w:r>
          <w:rPr>
            <w:rFonts w:hint="default"/>
            <w:lang w:val="ru-RU"/>
          </w:rPr>
          <w:t>ер</w:t>
        </w:r>
      </w:ins>
      <w:ins w:id="260" w:author="studentcoll" w:date="2026-10-01T14:02:28Z">
        <w:r>
          <w:rPr>
            <w:rFonts w:hint="default"/>
            <w:lang w:val="ru-RU"/>
          </w:rPr>
          <w:t xml:space="preserve"> спи</w:t>
        </w:r>
      </w:ins>
      <w:ins w:id="261" w:author="studentcoll" w:date="2026-10-01T14:02:29Z">
        <w:r>
          <w:rPr>
            <w:rFonts w:hint="default"/>
            <w:lang w:val="ru-RU"/>
          </w:rPr>
          <w:t xml:space="preserve">сок </w:t>
        </w:r>
      </w:ins>
      <w:ins w:id="262" w:author="studentcoll" w:date="2026-10-01T14:02:30Z">
        <w:r>
          <w:rPr>
            <w:rFonts w:hint="default"/>
            <w:lang w:val="ru-RU"/>
          </w:rPr>
          <w:t>сот</w:t>
        </w:r>
      </w:ins>
      <w:ins w:id="263" w:author="studentcoll" w:date="2026-10-01T14:02:31Z">
        <w:r>
          <w:rPr>
            <w:rFonts w:hint="default"/>
            <w:lang w:val="ru-RU"/>
          </w:rPr>
          <w:t>руд</w:t>
        </w:r>
      </w:ins>
      <w:ins w:id="264" w:author="studentcoll" w:date="2026-10-01T14:02:32Z">
        <w:r>
          <w:rPr>
            <w:rFonts w:hint="default"/>
            <w:lang w:val="ru-RU"/>
          </w:rPr>
          <w:t xml:space="preserve">ников </w:t>
        </w:r>
      </w:ins>
      <w:ins w:id="265" w:author="studentcoll" w:date="2026-10-01T14:02:33Z">
        <w:r>
          <w:rPr>
            <w:rFonts w:hint="default"/>
            <w:lang w:val="ru-RU"/>
          </w:rPr>
          <w:t>вмес</w:t>
        </w:r>
      </w:ins>
      <w:ins w:id="266" w:author="studentcoll" w:date="2026-10-01T14:02:38Z">
        <w:r>
          <w:rPr>
            <w:rFonts w:hint="default"/>
            <w:lang w:val="ru-RU"/>
          </w:rPr>
          <w:t xml:space="preserve">те </w:t>
        </w:r>
      </w:ins>
      <w:ins w:id="267" w:author="studentcoll" w:date="2026-10-01T14:02:39Z">
        <w:r>
          <w:rPr>
            <w:rFonts w:hint="default"/>
            <w:lang w:val="ru-RU"/>
          </w:rPr>
          <w:t xml:space="preserve">с </w:t>
        </w:r>
      </w:ins>
      <w:ins w:id="268" w:author="studentcoll" w:date="2026-10-01T14:02:47Z">
        <w:r>
          <w:rPr>
            <w:rFonts w:hint="default"/>
            <w:lang w:val="ru-RU"/>
          </w:rPr>
          <w:t>наз</w:t>
        </w:r>
      </w:ins>
      <w:ins w:id="269" w:author="studentcoll" w:date="2026-10-01T14:02:48Z">
        <w:r>
          <w:rPr>
            <w:rFonts w:hint="default"/>
            <w:lang w:val="ru-RU"/>
          </w:rPr>
          <w:t>вани</w:t>
        </w:r>
      </w:ins>
      <w:ins w:id="270" w:author="studentcoll" w:date="2026-10-01T14:02:49Z">
        <w:r>
          <w:rPr>
            <w:rFonts w:hint="default"/>
            <w:lang w:val="ru-RU"/>
          </w:rPr>
          <w:t xml:space="preserve">ем </w:t>
        </w:r>
      </w:ins>
      <w:ins w:id="271" w:author="studentcoll" w:date="2026-10-01T14:02:40Z">
        <w:r>
          <w:rPr>
            <w:rFonts w:hint="default"/>
            <w:lang w:val="ru-RU"/>
          </w:rPr>
          <w:t xml:space="preserve">их </w:t>
        </w:r>
      </w:ins>
      <w:ins w:id="272" w:author="studentcoll" w:date="2026-10-01T14:02:51Z">
        <w:r>
          <w:rPr>
            <w:rFonts w:hint="default"/>
            <w:lang w:val="ru-RU"/>
          </w:rPr>
          <w:t>от</w:t>
        </w:r>
      </w:ins>
      <w:ins w:id="273" w:author="studentcoll" w:date="2026-10-01T14:02:52Z">
        <w:r>
          <w:rPr>
            <w:rFonts w:hint="default"/>
            <w:lang w:val="ru-RU"/>
          </w:rPr>
          <w:t>д</w:t>
        </w:r>
      </w:ins>
      <w:ins w:id="274" w:author="studentcoll" w:date="2026-10-01T14:02:53Z">
        <w:r>
          <w:rPr>
            <w:rFonts w:hint="default"/>
            <w:lang w:val="ru-RU"/>
          </w:rPr>
          <w:t>ела</w:t>
        </w:r>
      </w:ins>
    </w:p>
    <w:p w14:paraId="778D3DD5">
      <w:pPr>
        <w:pStyle w:val="4"/>
        <w:rPr>
          <w:ins w:id="275" w:author="studentcoll" w:date="2026-10-01T13:42:18Z"/>
        </w:rPr>
      </w:pPr>
      <w:ins w:id="276" w:author="studentcoll" w:date="2026-10-01T14:03:22Z">
        <w:r>
          <w:rPr>
            <w:rFonts w:hint="default"/>
            <w:lang w:val="ru-RU"/>
          </w:rPr>
          <w:t xml:space="preserve">А </w:t>
        </w:r>
      </w:ins>
      <w:ins w:id="277" w:author="studentcoll" w:date="2026-10-01T14:03:58Z">
        <w:r>
          <w:rPr>
            <w:rFonts w:hint="default"/>
            <w:lang w:val="ru-RU"/>
          </w:rPr>
          <w:t>х</w:t>
        </w:r>
      </w:ins>
      <w:ins w:id="278" w:author="studentcoll" w:date="2026-10-01T14:03:28Z">
        <w:r>
          <w:rPr>
            <w:rFonts w:hint="default"/>
            <w:lang w:val="ru-RU"/>
          </w:rPr>
          <w:t>рани</w:t>
        </w:r>
      </w:ins>
      <w:ins w:id="279" w:author="studentcoll" w:date="2026-10-01T14:03:29Z">
        <w:r>
          <w:rPr>
            <w:rFonts w:hint="default"/>
            <w:lang w:val="ru-RU"/>
          </w:rPr>
          <w:t xml:space="preserve">мая </w:t>
        </w:r>
      </w:ins>
      <w:ins w:id="280" w:author="studentcoll" w:date="2026-10-01T14:03:30Z">
        <w:r>
          <w:rPr>
            <w:rFonts w:hint="default"/>
            <w:lang w:val="ru-RU"/>
          </w:rPr>
          <w:t>про</w:t>
        </w:r>
      </w:ins>
      <w:ins w:id="281" w:author="studentcoll" w:date="2026-10-01T14:03:31Z">
        <w:r>
          <w:rPr>
            <w:rFonts w:hint="default"/>
            <w:lang w:val="ru-RU"/>
          </w:rPr>
          <w:t>це</w:t>
        </w:r>
      </w:ins>
      <w:ins w:id="282" w:author="studentcoll" w:date="2026-10-01T14:03:32Z">
        <w:r>
          <w:rPr>
            <w:rFonts w:hint="default"/>
            <w:lang w:val="ru-RU"/>
          </w:rPr>
          <w:t>дур</w:t>
        </w:r>
      </w:ins>
      <w:ins w:id="283" w:author="studentcoll" w:date="2026-10-01T14:03:33Z">
        <w:r>
          <w:rPr>
            <w:rFonts w:hint="default"/>
            <w:lang w:val="ru-RU"/>
          </w:rPr>
          <w:t>а</w:t>
        </w:r>
      </w:ins>
      <w:ins w:id="284" w:author="studentcoll" w:date="2026-10-01T14:03:39Z">
        <w:r>
          <w:rPr>
            <w:rFonts w:hint="default"/>
            <w:lang w:val="ru-RU"/>
          </w:rPr>
          <w:t>-</w:t>
        </w:r>
      </w:ins>
      <w:ins w:id="285" w:author="studentcoll" w:date="2026-10-01T14:03:40Z">
        <w:r>
          <w:rPr>
            <w:rFonts w:hint="default"/>
            <w:lang w:val="ru-RU"/>
          </w:rPr>
          <w:t xml:space="preserve"> э</w:t>
        </w:r>
      </w:ins>
      <w:ins w:id="286" w:author="studentcoll" w:date="2026-10-01T14:03:41Z">
        <w:r>
          <w:rPr>
            <w:rFonts w:hint="default"/>
            <w:lang w:val="ru-RU"/>
          </w:rPr>
          <w:t xml:space="preserve">то </w:t>
        </w:r>
      </w:ins>
      <w:ins w:id="287" w:author="studentcoll" w:date="2026-10-01T14:03:42Z">
        <w:r>
          <w:rPr>
            <w:rFonts w:hint="default"/>
            <w:lang w:val="ru-RU"/>
          </w:rPr>
          <w:t>со</w:t>
        </w:r>
      </w:ins>
      <w:ins w:id="288" w:author="studentcoll" w:date="2026-10-01T14:03:43Z">
        <w:r>
          <w:rPr>
            <w:rFonts w:hint="default"/>
            <w:lang w:val="ru-RU"/>
          </w:rPr>
          <w:t>хранен</w:t>
        </w:r>
      </w:ins>
      <w:ins w:id="289" w:author="studentcoll" w:date="2026-10-01T14:03:44Z">
        <w:r>
          <w:rPr>
            <w:rFonts w:hint="default"/>
            <w:lang w:val="ru-RU"/>
          </w:rPr>
          <w:t xml:space="preserve">ный </w:t>
        </w:r>
      </w:ins>
      <w:ins w:id="290" w:author="studentcoll" w:date="2026-10-01T14:03:45Z">
        <w:r>
          <w:rPr>
            <w:rFonts w:hint="default"/>
            <w:lang w:val="ru-RU"/>
          </w:rPr>
          <w:t>на</w:t>
        </w:r>
      </w:ins>
      <w:ins w:id="291" w:author="studentcoll" w:date="2026-10-01T14:03:46Z">
        <w:r>
          <w:rPr>
            <w:rFonts w:hint="default"/>
            <w:lang w:val="ru-RU"/>
          </w:rPr>
          <w:t xml:space="preserve">бор </w:t>
        </w:r>
      </w:ins>
      <w:ins w:id="292" w:author="studentcoll" w:date="2026-10-01T14:03:50Z">
        <w:r>
          <w:rPr>
            <w:rFonts w:hint="default"/>
            <w:lang w:val="ru-RU"/>
          </w:rPr>
          <w:t>кома</w:t>
        </w:r>
      </w:ins>
      <w:ins w:id="293" w:author="studentcoll" w:date="2026-10-01T14:03:51Z">
        <w:r>
          <w:rPr>
            <w:rFonts w:hint="default"/>
            <w:lang w:val="ru-RU"/>
          </w:rPr>
          <w:t>нд</w:t>
        </w:r>
      </w:ins>
      <w:ins w:id="294" w:author="studentcoll" w:date="2026-10-01T14:04:16Z">
        <w:r>
          <w:rPr>
            <w:rFonts w:hint="default"/>
            <w:lang w:val="ru-RU"/>
          </w:rPr>
          <w:t xml:space="preserve"> </w:t>
        </w:r>
      </w:ins>
      <w:ins w:id="295" w:author="studentcoll" w:date="2026-10-01T14:04:17Z">
        <w:r>
          <w:rPr>
            <w:rFonts w:hint="default"/>
            <w:lang w:val="ru-RU"/>
          </w:rPr>
          <w:t>к</w:t>
        </w:r>
      </w:ins>
      <w:ins w:id="296" w:author="studentcoll" w:date="2026-10-01T14:04:18Z">
        <w:r>
          <w:rPr>
            <w:rFonts w:hint="default"/>
            <w:lang w:val="ru-RU"/>
          </w:rPr>
          <w:t>оторы</w:t>
        </w:r>
      </w:ins>
      <w:ins w:id="297" w:author="studentcoll" w:date="2026-10-01T14:04:19Z">
        <w:r>
          <w:rPr>
            <w:rFonts w:hint="default"/>
            <w:lang w:val="ru-RU"/>
          </w:rPr>
          <w:t>й мо</w:t>
        </w:r>
      </w:ins>
      <w:ins w:id="298" w:author="studentcoll" w:date="2026-10-01T14:04:20Z">
        <w:r>
          <w:rPr>
            <w:rFonts w:hint="default"/>
            <w:lang w:val="ru-RU"/>
          </w:rPr>
          <w:t xml:space="preserve">жно </w:t>
        </w:r>
      </w:ins>
      <w:ins w:id="299" w:author="studentcoll" w:date="2026-10-01T14:04:22Z">
        <w:r>
          <w:rPr>
            <w:rFonts w:hint="default"/>
            <w:lang w:val="ru-RU"/>
          </w:rPr>
          <w:t>з</w:t>
        </w:r>
      </w:ins>
      <w:ins w:id="300" w:author="studentcoll" w:date="2026-10-01T14:04:23Z">
        <w:r>
          <w:rPr>
            <w:rFonts w:hint="default"/>
            <w:lang w:val="ru-RU"/>
          </w:rPr>
          <w:t>апус</w:t>
        </w:r>
      </w:ins>
      <w:ins w:id="301" w:author="studentcoll" w:date="2026-10-01T14:04:24Z">
        <w:r>
          <w:rPr>
            <w:rFonts w:hint="default"/>
            <w:lang w:val="ru-RU"/>
          </w:rPr>
          <w:t>кать</w:t>
        </w:r>
      </w:ins>
      <w:ins w:id="302" w:author="studentcoll" w:date="2026-10-01T14:04:25Z">
        <w:r>
          <w:rPr>
            <w:rFonts w:hint="default"/>
            <w:lang w:val="ru-RU"/>
          </w:rPr>
          <w:t xml:space="preserve"> </w:t>
        </w:r>
      </w:ins>
      <w:ins w:id="303" w:author="studentcoll" w:date="2026-10-01T14:04:49Z">
        <w:r>
          <w:rPr>
            <w:rFonts w:hint="default"/>
            <w:lang w:val="ru-RU"/>
          </w:rPr>
          <w:t xml:space="preserve">с </w:t>
        </w:r>
      </w:ins>
      <w:ins w:id="304" w:author="studentcoll" w:date="2026-10-01T14:04:50Z">
        <w:r>
          <w:rPr>
            <w:rFonts w:hint="default"/>
            <w:lang w:val="ru-RU"/>
          </w:rPr>
          <w:t>параме</w:t>
        </w:r>
      </w:ins>
      <w:ins w:id="305" w:author="studentcoll" w:date="2026-10-01T14:04:51Z">
        <w:r>
          <w:rPr>
            <w:rFonts w:hint="default"/>
            <w:lang w:val="ru-RU"/>
          </w:rPr>
          <w:t>трами</w:t>
        </w:r>
      </w:ins>
      <w:ins w:id="306" w:author="studentcoll" w:date="2026-10-01T14:04:52Z">
        <w:r>
          <w:rPr>
            <w:rFonts w:hint="default"/>
            <w:lang w:val="ru-RU"/>
          </w:rPr>
          <w:t xml:space="preserve"> </w:t>
        </w:r>
      </w:ins>
      <w:ins w:id="307" w:author="studentcoll" w:date="2026-10-01T14:04:56Z">
        <w:r>
          <w:rPr>
            <w:rFonts w:hint="default"/>
            <w:lang w:val="ru-RU"/>
          </w:rPr>
          <w:t>и и</w:t>
        </w:r>
      </w:ins>
      <w:ins w:id="308" w:author="studentcoll" w:date="2026-10-01T14:04:57Z">
        <w:r>
          <w:rPr>
            <w:rFonts w:hint="default"/>
            <w:lang w:val="ru-RU"/>
          </w:rPr>
          <w:t>споль</w:t>
        </w:r>
      </w:ins>
      <w:ins w:id="309" w:author="studentcoll" w:date="2026-10-01T14:04:58Z">
        <w:r>
          <w:rPr>
            <w:rFonts w:hint="default"/>
            <w:lang w:val="ru-RU"/>
          </w:rPr>
          <w:t>зо</w:t>
        </w:r>
      </w:ins>
      <w:ins w:id="310" w:author="studentcoll" w:date="2026-10-01T14:04:59Z">
        <w:r>
          <w:rPr>
            <w:rFonts w:hint="default"/>
            <w:lang w:val="ru-RU"/>
          </w:rPr>
          <w:t>вать д</w:t>
        </w:r>
      </w:ins>
      <w:ins w:id="311" w:author="studentcoll" w:date="2026-10-01T14:05:00Z">
        <w:r>
          <w:rPr>
            <w:rFonts w:hint="default"/>
            <w:lang w:val="ru-RU"/>
          </w:rPr>
          <w:t>ля вы</w:t>
        </w:r>
      </w:ins>
      <w:ins w:id="312" w:author="studentcoll" w:date="2026-10-01T14:05:01Z">
        <w:r>
          <w:rPr>
            <w:rFonts w:hint="default"/>
            <w:lang w:val="ru-RU"/>
          </w:rPr>
          <w:t>полнен</w:t>
        </w:r>
      </w:ins>
      <w:ins w:id="313" w:author="studentcoll" w:date="2026-10-01T14:05:02Z">
        <w:r>
          <w:rPr>
            <w:rFonts w:hint="default"/>
            <w:lang w:val="ru-RU"/>
          </w:rPr>
          <w:t xml:space="preserve">ия </w:t>
        </w:r>
      </w:ins>
      <w:ins w:id="314" w:author="studentcoll" w:date="2026-10-01T14:05:08Z">
        <w:r>
          <w:rPr>
            <w:rFonts w:hint="default"/>
            <w:lang w:val="ru-RU"/>
          </w:rPr>
          <w:t>опр</w:t>
        </w:r>
      </w:ins>
      <w:ins w:id="315" w:author="studentcoll" w:date="2026-10-01T14:05:09Z">
        <w:r>
          <w:rPr>
            <w:rFonts w:hint="default"/>
            <w:lang w:val="ru-RU"/>
          </w:rPr>
          <w:t>еде</w:t>
        </w:r>
      </w:ins>
      <w:ins w:id="316" w:author="studentcoll" w:date="2026-10-01T14:05:10Z">
        <w:r>
          <w:rPr>
            <w:rFonts w:hint="default"/>
            <w:lang w:val="ru-RU"/>
          </w:rPr>
          <w:t>лен</w:t>
        </w:r>
      </w:ins>
      <w:ins w:id="317" w:author="studentcoll" w:date="2026-10-01T14:05:11Z">
        <w:r>
          <w:rPr>
            <w:rFonts w:hint="default"/>
            <w:lang w:val="ru-RU"/>
          </w:rPr>
          <w:t>ной</w:t>
        </w:r>
      </w:ins>
      <w:ins w:id="318" w:author="studentcoll" w:date="2026-10-01T14:05:12Z">
        <w:r>
          <w:rPr>
            <w:rFonts w:hint="default"/>
            <w:lang w:val="ru-RU"/>
          </w:rPr>
          <w:t xml:space="preserve"> </w:t>
        </w:r>
      </w:ins>
      <w:ins w:id="319" w:author="studentcoll" w:date="2026-10-01T14:05:15Z">
        <w:r>
          <w:rPr>
            <w:rFonts w:hint="default"/>
            <w:lang w:val="ru-RU"/>
          </w:rPr>
          <w:t>опер</w:t>
        </w:r>
      </w:ins>
      <w:ins w:id="320" w:author="studentcoll" w:date="2026-10-01T14:05:16Z">
        <w:r>
          <w:rPr>
            <w:rFonts w:hint="default"/>
            <w:lang w:val="ru-RU"/>
          </w:rPr>
          <w:t>ации</w:t>
        </w:r>
      </w:ins>
      <w:ins w:id="321" w:author="studentcoll" w:date="2026-10-01T14:05:31Z">
        <w:r>
          <w:rPr>
            <w:rFonts w:hint="default"/>
            <w:lang w:val="ru-RU"/>
          </w:rPr>
          <w:t xml:space="preserve">. </w:t>
        </w:r>
      </w:ins>
      <w:ins w:id="322" w:author="studentcoll" w:date="2026-10-01T14:05:32Z">
        <w:r>
          <w:rPr>
            <w:rFonts w:hint="default"/>
            <w:lang w:val="ru-RU"/>
          </w:rPr>
          <w:t>На</w:t>
        </w:r>
      </w:ins>
      <w:ins w:id="323" w:author="studentcoll" w:date="2026-10-01T14:05:33Z">
        <w:r>
          <w:rPr>
            <w:rFonts w:hint="default"/>
            <w:lang w:val="ru-RU"/>
          </w:rPr>
          <w:t>пример</w:t>
        </w:r>
      </w:ins>
      <w:ins w:id="324" w:author="studentcoll" w:date="2026-10-01T14:05:34Z">
        <w:r>
          <w:rPr>
            <w:rFonts w:hint="default"/>
            <w:lang w:val="ru-RU"/>
          </w:rPr>
          <w:t xml:space="preserve"> мож</w:t>
        </w:r>
      </w:ins>
      <w:ins w:id="325" w:author="studentcoll" w:date="2026-10-01T14:05:35Z">
        <w:r>
          <w:rPr>
            <w:rFonts w:hint="default"/>
            <w:lang w:val="ru-RU"/>
          </w:rPr>
          <w:t>но по</w:t>
        </w:r>
      </w:ins>
      <w:ins w:id="326" w:author="studentcoll" w:date="2026-10-01T14:05:36Z">
        <w:r>
          <w:rPr>
            <w:rFonts w:hint="default"/>
            <w:lang w:val="ru-RU"/>
          </w:rPr>
          <w:t>лучит</w:t>
        </w:r>
      </w:ins>
      <w:ins w:id="327" w:author="studentcoll" w:date="2026-10-01T14:05:37Z">
        <w:r>
          <w:rPr>
            <w:rFonts w:hint="default"/>
            <w:lang w:val="ru-RU"/>
          </w:rPr>
          <w:t xml:space="preserve">ь </w:t>
        </w:r>
      </w:ins>
      <w:ins w:id="328" w:author="studentcoll" w:date="2026-10-01T14:05:40Z">
        <w:r>
          <w:rPr>
            <w:rFonts w:hint="default"/>
            <w:lang w:val="ru-RU"/>
          </w:rPr>
          <w:t>с</w:t>
        </w:r>
      </w:ins>
      <w:ins w:id="329" w:author="studentcoll" w:date="2026-10-01T14:05:41Z">
        <w:r>
          <w:rPr>
            <w:rFonts w:hint="default"/>
            <w:lang w:val="ru-RU"/>
          </w:rPr>
          <w:t>отру</w:t>
        </w:r>
      </w:ins>
      <w:ins w:id="330" w:author="studentcoll" w:date="2026-10-01T14:05:42Z">
        <w:r>
          <w:rPr>
            <w:rFonts w:hint="default"/>
            <w:lang w:val="ru-RU"/>
          </w:rPr>
          <w:t>днико</w:t>
        </w:r>
      </w:ins>
      <w:ins w:id="331" w:author="studentcoll" w:date="2026-10-01T14:05:43Z">
        <w:r>
          <w:rPr>
            <w:rFonts w:hint="default"/>
            <w:lang w:val="ru-RU"/>
          </w:rPr>
          <w:t xml:space="preserve">в </w:t>
        </w:r>
      </w:ins>
      <w:ins w:id="332" w:author="studentcoll" w:date="2026-10-01T14:05:45Z">
        <w:r>
          <w:rPr>
            <w:rFonts w:hint="default"/>
            <w:lang w:val="ru-RU"/>
          </w:rPr>
          <w:t>к</w:t>
        </w:r>
      </w:ins>
      <w:ins w:id="333" w:author="studentcoll" w:date="2026-10-01T14:05:46Z">
        <w:r>
          <w:rPr>
            <w:rFonts w:hint="default"/>
            <w:lang w:val="ru-RU"/>
          </w:rPr>
          <w:t>он</w:t>
        </w:r>
      </w:ins>
      <w:ins w:id="334" w:author="studentcoll" w:date="2026-10-01T14:05:47Z">
        <w:r>
          <w:rPr>
            <w:rFonts w:hint="default"/>
            <w:lang w:val="ru-RU"/>
          </w:rPr>
          <w:t>кр</w:t>
        </w:r>
      </w:ins>
      <w:ins w:id="335" w:author="studentcoll" w:date="2026-10-01T14:05:48Z">
        <w:r>
          <w:rPr>
            <w:rFonts w:hint="default"/>
            <w:lang w:val="ru-RU"/>
          </w:rPr>
          <w:t>етног</w:t>
        </w:r>
      </w:ins>
      <w:ins w:id="336" w:author="studentcoll" w:date="2026-10-01T14:05:49Z">
        <w:r>
          <w:rPr>
            <w:rFonts w:hint="default"/>
            <w:lang w:val="ru-RU"/>
          </w:rPr>
          <w:t>о от</w:t>
        </w:r>
      </w:ins>
      <w:ins w:id="337" w:author="studentcoll" w:date="2026-10-01T14:05:50Z">
        <w:r>
          <w:rPr>
            <w:rFonts w:hint="default"/>
            <w:lang w:val="ru-RU"/>
          </w:rPr>
          <w:t>дела</w:t>
        </w:r>
      </w:ins>
      <w:ins w:id="338" w:author="studentcoll" w:date="2026-10-01T14:05:54Z">
        <w:r>
          <w:rPr>
            <w:rFonts w:hint="default"/>
            <w:lang w:val="ru-RU"/>
          </w:rPr>
          <w:t xml:space="preserve"> </w:t>
        </w:r>
      </w:ins>
      <w:ins w:id="339" w:author="studentcoll" w:date="2026-10-01T14:05:56Z">
        <w:r>
          <w:rPr>
            <w:rFonts w:hint="default"/>
            <w:lang w:val="ru-RU"/>
          </w:rPr>
          <w:t xml:space="preserve">с </w:t>
        </w:r>
      </w:ins>
      <w:ins w:id="340" w:author="studentcoll" w:date="2026-10-01T14:05:57Z">
        <w:r>
          <w:rPr>
            <w:rFonts w:hint="default"/>
            <w:lang w:val="ru-RU"/>
          </w:rPr>
          <w:t>зада</w:t>
        </w:r>
      </w:ins>
      <w:ins w:id="341" w:author="studentcoll" w:date="2026-10-01T14:06:00Z">
        <w:r>
          <w:rPr>
            <w:rFonts w:hint="default"/>
            <w:lang w:val="ru-RU"/>
          </w:rPr>
          <w:t xml:space="preserve">нной </w:t>
        </w:r>
      </w:ins>
      <w:ins w:id="342" w:author="studentcoll" w:date="2026-10-01T14:06:03Z">
        <w:r>
          <w:rPr>
            <w:rFonts w:hint="default"/>
            <w:lang w:val="ru-RU"/>
          </w:rPr>
          <w:t>мини</w:t>
        </w:r>
      </w:ins>
      <w:ins w:id="343" w:author="studentcoll" w:date="2026-10-01T14:06:04Z">
        <w:r>
          <w:rPr>
            <w:rFonts w:hint="default"/>
            <w:lang w:val="ru-RU"/>
          </w:rPr>
          <w:t>маль</w:t>
        </w:r>
      </w:ins>
      <w:ins w:id="344" w:author="studentcoll" w:date="2026-10-01T14:06:05Z">
        <w:r>
          <w:rPr>
            <w:rFonts w:hint="default"/>
            <w:lang w:val="ru-RU"/>
          </w:rPr>
          <w:t xml:space="preserve">ной </w:t>
        </w:r>
      </w:ins>
      <w:ins w:id="345" w:author="studentcoll" w:date="2026-10-01T14:06:06Z">
        <w:r>
          <w:rPr>
            <w:rFonts w:hint="default"/>
            <w:lang w:val="ru-RU"/>
          </w:rPr>
          <w:t>или</w:t>
        </w:r>
      </w:ins>
      <w:ins w:id="346" w:author="studentcoll" w:date="2026-10-01T14:06:07Z">
        <w:r>
          <w:rPr>
            <w:rFonts w:hint="default"/>
            <w:lang w:val="ru-RU"/>
          </w:rPr>
          <w:t xml:space="preserve"> мак</w:t>
        </w:r>
      </w:ins>
      <w:ins w:id="347" w:author="studentcoll" w:date="2026-10-01T14:06:08Z">
        <w:r>
          <w:rPr>
            <w:rFonts w:hint="default"/>
            <w:lang w:val="ru-RU"/>
          </w:rPr>
          <w:t>симал</w:t>
        </w:r>
      </w:ins>
      <w:ins w:id="348" w:author="studentcoll" w:date="2026-10-01T14:06:09Z">
        <w:r>
          <w:rPr>
            <w:rFonts w:hint="default"/>
            <w:lang w:val="ru-RU"/>
          </w:rPr>
          <w:t>ьной</w:t>
        </w:r>
      </w:ins>
      <w:ins w:id="349" w:author="studentcoll" w:date="2026-10-01T14:06:10Z">
        <w:r>
          <w:rPr>
            <w:rFonts w:hint="default"/>
            <w:lang w:val="ru-RU"/>
          </w:rPr>
          <w:t xml:space="preserve"> за</w:t>
        </w:r>
      </w:ins>
      <w:ins w:id="350" w:author="studentcoll" w:date="2026-10-01T14:06:11Z">
        <w:r>
          <w:rPr>
            <w:rFonts w:hint="default"/>
            <w:lang w:val="ru-RU"/>
          </w:rPr>
          <w:t>рпла</w:t>
        </w:r>
      </w:ins>
      <w:ins w:id="351" w:author="studentcoll" w:date="2026-10-01T14:06:12Z">
        <w:r>
          <w:rPr>
            <w:rFonts w:hint="default"/>
            <w:lang w:val="ru-RU"/>
          </w:rPr>
          <w:t>той</w:t>
        </w:r>
      </w:ins>
      <w:ins w:id="352" w:author="studentcoll" w:date="2026-10-01T14:06:16Z">
        <w:r>
          <w:rPr>
            <w:rFonts w:hint="default"/>
            <w:lang w:val="ru-RU"/>
          </w:rPr>
          <w:t>.</w:t>
        </w:r>
      </w:ins>
      <w:ins w:id="353" w:author="studentcoll" w:date="2026-10-01T14:01:47Z">
        <w:r>
          <w:rPr>
            <w:rFonts w:hint="default"/>
            <w:lang w:val="ru-RU"/>
          </w:rPr>
          <w:t xml:space="preserve"> </w:t>
        </w:r>
      </w:ins>
      <w:ins w:id="354" w:author="studentcoll" w:date="2026-10-01T14:01:14Z">
        <w:r>
          <w:rPr>
            <w:rFonts w:hint="default"/>
            <w:lang w:val="ru-RU"/>
          </w:rPr>
          <w:t xml:space="preserve"> </w:t>
        </w:r>
      </w:ins>
      <w:r>
        <w:br w:type="textWrapping"/>
      </w:r>
      <w:r>
        <w:t>5. Что такое оконная функция? Чем она отличается от GROUP BY?</w:t>
      </w:r>
    </w:p>
    <w:p w14:paraId="31C569DF">
      <w:pPr>
        <w:pStyle w:val="4"/>
        <w:rPr>
          <w:ins w:id="355" w:author="studentcoll" w:date="2026-10-01T13:45:53Z"/>
          <w:rFonts w:hint="default"/>
          <w:lang w:val="en-US"/>
        </w:rPr>
      </w:pPr>
      <w:ins w:id="356" w:author="studentcoll" w:date="2026-10-01T13:42:26Z">
        <w:r>
          <w:rPr>
            <w:rFonts w:hint="default"/>
            <w:lang w:val="ru-RU"/>
          </w:rPr>
          <w:t>О</w:t>
        </w:r>
      </w:ins>
      <w:ins w:id="357" w:author="studentcoll" w:date="2026-10-01T13:42:27Z">
        <w:r>
          <w:rPr>
            <w:rFonts w:hint="default"/>
            <w:lang w:val="ru-RU"/>
          </w:rPr>
          <w:t>ко</w:t>
        </w:r>
      </w:ins>
      <w:ins w:id="358" w:author="studentcoll" w:date="2026-10-01T13:42:28Z">
        <w:r>
          <w:rPr>
            <w:rFonts w:hint="default"/>
            <w:lang w:val="ru-RU"/>
          </w:rPr>
          <w:t>н</w:t>
        </w:r>
      </w:ins>
      <w:ins w:id="359" w:author="studentcoll" w:date="2026-10-01T13:42:29Z">
        <w:r>
          <w:rPr>
            <w:rFonts w:hint="default"/>
            <w:lang w:val="ru-RU"/>
          </w:rPr>
          <w:t>н</w:t>
        </w:r>
      </w:ins>
      <w:ins w:id="360" w:author="studentcoll" w:date="2026-10-01T13:42:30Z">
        <w:r>
          <w:rPr>
            <w:rFonts w:hint="default"/>
            <w:lang w:val="ru-RU"/>
          </w:rPr>
          <w:t xml:space="preserve">ая </w:t>
        </w:r>
      </w:ins>
      <w:ins w:id="361" w:author="studentcoll" w:date="2026-10-01T13:42:33Z">
        <w:r>
          <w:rPr>
            <w:rFonts w:hint="default"/>
            <w:lang w:val="ru-RU"/>
          </w:rPr>
          <w:t>Ф</w:t>
        </w:r>
      </w:ins>
      <w:ins w:id="362" w:author="studentcoll" w:date="2026-10-01T13:42:34Z">
        <w:r>
          <w:rPr>
            <w:rFonts w:hint="default"/>
            <w:lang w:val="ru-RU"/>
          </w:rPr>
          <w:t>ун</w:t>
        </w:r>
      </w:ins>
      <w:ins w:id="363" w:author="studentcoll" w:date="2026-10-01T13:42:35Z">
        <w:r>
          <w:rPr>
            <w:rFonts w:hint="default"/>
            <w:lang w:val="ru-RU"/>
          </w:rPr>
          <w:t>кц</w:t>
        </w:r>
      </w:ins>
      <w:ins w:id="364" w:author="studentcoll" w:date="2026-10-01T13:42:36Z">
        <w:r>
          <w:rPr>
            <w:rFonts w:hint="default"/>
            <w:lang w:val="ru-RU"/>
          </w:rPr>
          <w:t>и</w:t>
        </w:r>
      </w:ins>
      <w:ins w:id="365" w:author="studentcoll" w:date="2026-10-01T13:42:37Z">
        <w:r>
          <w:rPr>
            <w:rFonts w:hint="default"/>
            <w:lang w:val="ru-RU"/>
          </w:rPr>
          <w:t>я</w:t>
        </w:r>
      </w:ins>
      <w:ins w:id="366" w:author="studentcoll" w:date="2026-10-01T13:42:39Z">
        <w:r>
          <w:rPr>
            <w:rFonts w:hint="default"/>
            <w:lang w:val="ru-RU"/>
          </w:rPr>
          <w:t xml:space="preserve"> в</w:t>
        </w:r>
      </w:ins>
      <w:ins w:id="367" w:author="studentcoll" w:date="2026-10-01T13:42:40Z">
        <w:r>
          <w:rPr>
            <w:rFonts w:hint="default"/>
            <w:lang w:val="ru-RU"/>
          </w:rPr>
          <w:t>ыпол</w:t>
        </w:r>
      </w:ins>
      <w:ins w:id="368" w:author="studentcoll" w:date="2026-10-01T13:42:41Z">
        <w:r>
          <w:rPr>
            <w:rFonts w:hint="default"/>
            <w:lang w:val="ru-RU"/>
          </w:rPr>
          <w:t>ня</w:t>
        </w:r>
      </w:ins>
      <w:ins w:id="369" w:author="studentcoll" w:date="2026-10-01T13:42:42Z">
        <w:r>
          <w:rPr>
            <w:rFonts w:hint="default"/>
            <w:lang w:val="ru-RU"/>
          </w:rPr>
          <w:t>ет</w:t>
        </w:r>
      </w:ins>
      <w:ins w:id="370" w:author="studentcoll" w:date="2026-10-01T13:42:44Z">
        <w:r>
          <w:rPr>
            <w:rFonts w:hint="default"/>
            <w:lang w:val="ru-RU"/>
          </w:rPr>
          <w:t xml:space="preserve"> </w:t>
        </w:r>
      </w:ins>
      <w:ins w:id="371" w:author="studentcoll" w:date="2026-10-01T13:43:12Z">
        <w:r>
          <w:rPr>
            <w:rFonts w:hint="default"/>
            <w:lang w:val="ru-RU"/>
          </w:rPr>
          <w:t>вы</w:t>
        </w:r>
      </w:ins>
      <w:ins w:id="372" w:author="studentcoll" w:date="2026-10-01T13:43:13Z">
        <w:r>
          <w:rPr>
            <w:rFonts w:hint="default"/>
            <w:lang w:val="ru-RU"/>
          </w:rPr>
          <w:t>числе</w:t>
        </w:r>
      </w:ins>
      <w:ins w:id="373" w:author="studentcoll" w:date="2026-10-01T13:43:14Z">
        <w:r>
          <w:rPr>
            <w:rFonts w:hint="default"/>
            <w:lang w:val="ru-RU"/>
          </w:rPr>
          <w:t>н</w:t>
        </w:r>
      </w:ins>
      <w:ins w:id="374" w:author="studentcoll" w:date="2026-10-01T13:44:54Z">
        <w:r>
          <w:rPr>
            <w:rFonts w:hint="default"/>
            <w:lang w:val="ru-RU"/>
          </w:rPr>
          <w:t>и</w:t>
        </w:r>
      </w:ins>
      <w:ins w:id="375" w:author="studentcoll" w:date="2026-10-01T13:43:14Z">
        <w:r>
          <w:rPr>
            <w:rFonts w:hint="default"/>
            <w:lang w:val="ru-RU"/>
          </w:rPr>
          <w:t>я д</w:t>
        </w:r>
      </w:ins>
      <w:ins w:id="376" w:author="studentcoll" w:date="2026-10-01T13:43:15Z">
        <w:r>
          <w:rPr>
            <w:rFonts w:hint="default"/>
            <w:lang w:val="ru-RU"/>
          </w:rPr>
          <w:t>ля ка</w:t>
        </w:r>
      </w:ins>
      <w:ins w:id="377" w:author="studentcoll" w:date="2026-10-01T13:43:19Z">
        <w:r>
          <w:rPr>
            <w:rFonts w:hint="default"/>
            <w:lang w:val="ru-RU"/>
          </w:rPr>
          <w:t>жд</w:t>
        </w:r>
      </w:ins>
      <w:ins w:id="378" w:author="studentcoll" w:date="2026-10-01T13:43:20Z">
        <w:r>
          <w:rPr>
            <w:rFonts w:hint="default"/>
            <w:lang w:val="ru-RU"/>
          </w:rPr>
          <w:t xml:space="preserve">ой </w:t>
        </w:r>
      </w:ins>
      <w:ins w:id="379" w:author="studentcoll" w:date="2026-10-01T13:43:21Z">
        <w:r>
          <w:rPr>
            <w:rFonts w:hint="default"/>
            <w:lang w:val="ru-RU"/>
          </w:rPr>
          <w:t>строк</w:t>
        </w:r>
      </w:ins>
      <w:ins w:id="380" w:author="studentcoll" w:date="2026-10-01T13:43:22Z">
        <w:r>
          <w:rPr>
            <w:rFonts w:hint="default"/>
            <w:lang w:val="ru-RU"/>
          </w:rPr>
          <w:t xml:space="preserve">и </w:t>
        </w:r>
      </w:ins>
      <w:ins w:id="381" w:author="studentcoll" w:date="2026-10-01T13:44:17Z">
        <w:r>
          <w:rPr>
            <w:rFonts w:hint="default"/>
            <w:lang w:val="ru-RU"/>
          </w:rPr>
          <w:t>,</w:t>
        </w:r>
      </w:ins>
      <w:ins w:id="382" w:author="studentcoll" w:date="2026-10-01T13:44:19Z">
        <w:r>
          <w:rPr>
            <w:rFonts w:hint="default"/>
            <w:lang w:val="ru-RU"/>
          </w:rPr>
          <w:t xml:space="preserve"> </w:t>
        </w:r>
      </w:ins>
      <w:ins w:id="383" w:author="studentcoll" w:date="2026-10-01T13:44:22Z">
        <w:r>
          <w:rPr>
            <w:rFonts w:hint="default"/>
            <w:lang w:val="ru-RU"/>
          </w:rPr>
          <w:t>со</w:t>
        </w:r>
      </w:ins>
      <w:ins w:id="384" w:author="studentcoll" w:date="2026-10-01T13:44:23Z">
        <w:r>
          <w:rPr>
            <w:rFonts w:hint="default"/>
            <w:lang w:val="ru-RU"/>
          </w:rPr>
          <w:t>хр</w:t>
        </w:r>
      </w:ins>
      <w:ins w:id="385" w:author="studentcoll" w:date="2026-10-01T13:44:24Z">
        <w:r>
          <w:rPr>
            <w:rFonts w:hint="default"/>
            <w:lang w:val="ru-RU"/>
          </w:rPr>
          <w:t>аняя</w:t>
        </w:r>
      </w:ins>
      <w:ins w:id="386" w:author="studentcoll" w:date="2026-10-01T13:44:25Z">
        <w:r>
          <w:rPr>
            <w:rFonts w:hint="default"/>
            <w:lang w:val="ru-RU"/>
          </w:rPr>
          <w:t xml:space="preserve"> </w:t>
        </w:r>
      </w:ins>
      <w:ins w:id="387" w:author="studentcoll" w:date="2026-10-01T13:44:27Z">
        <w:r>
          <w:rPr>
            <w:rFonts w:hint="default"/>
            <w:lang w:val="ru-RU"/>
          </w:rPr>
          <w:t xml:space="preserve">при </w:t>
        </w:r>
      </w:ins>
      <w:ins w:id="388" w:author="studentcoll" w:date="2026-10-01T13:44:28Z">
        <w:r>
          <w:rPr>
            <w:rFonts w:hint="default"/>
            <w:lang w:val="ru-RU"/>
          </w:rPr>
          <w:t>эт</w:t>
        </w:r>
      </w:ins>
      <w:ins w:id="389" w:author="studentcoll" w:date="2026-10-01T13:44:29Z">
        <w:r>
          <w:rPr>
            <w:rFonts w:hint="default"/>
            <w:lang w:val="ru-RU"/>
          </w:rPr>
          <w:t xml:space="preserve">ом </w:t>
        </w:r>
      </w:ins>
      <w:ins w:id="390" w:author="studentcoll" w:date="2026-10-01T13:44:30Z">
        <w:r>
          <w:rPr>
            <w:rFonts w:hint="default"/>
            <w:lang w:val="ru-RU"/>
          </w:rPr>
          <w:t>отде</w:t>
        </w:r>
      </w:ins>
      <w:ins w:id="391" w:author="studentcoll" w:date="2026-10-01T13:44:31Z">
        <w:r>
          <w:rPr>
            <w:rFonts w:hint="default"/>
            <w:lang w:val="ru-RU"/>
          </w:rPr>
          <w:t>л</w:t>
        </w:r>
      </w:ins>
      <w:ins w:id="392" w:author="studentcoll" w:date="2026-10-01T13:44:35Z">
        <w:r>
          <w:rPr>
            <w:rFonts w:hint="default"/>
            <w:lang w:val="ru-RU"/>
          </w:rPr>
          <w:t>ьн</w:t>
        </w:r>
      </w:ins>
      <w:ins w:id="393" w:author="studentcoll" w:date="2026-10-01T13:44:36Z">
        <w:r>
          <w:rPr>
            <w:rFonts w:hint="default"/>
            <w:lang w:val="ru-RU"/>
          </w:rPr>
          <w:t>ые ст</w:t>
        </w:r>
      </w:ins>
      <w:ins w:id="394" w:author="studentcoll" w:date="2026-10-01T13:44:37Z">
        <w:r>
          <w:rPr>
            <w:rFonts w:hint="default"/>
            <w:lang w:val="ru-RU"/>
          </w:rPr>
          <w:t xml:space="preserve">роки </w:t>
        </w:r>
      </w:ins>
      <w:ins w:id="395" w:author="studentcoll" w:date="2026-10-01T13:44:38Z">
        <w:r>
          <w:rPr>
            <w:rFonts w:hint="default"/>
            <w:lang w:val="ru-RU"/>
          </w:rPr>
          <w:t>рез</w:t>
        </w:r>
      </w:ins>
      <w:ins w:id="396" w:author="studentcoll" w:date="2026-10-01T13:44:39Z">
        <w:r>
          <w:rPr>
            <w:rFonts w:hint="default"/>
            <w:lang w:val="ru-RU"/>
          </w:rPr>
          <w:t>ульт</w:t>
        </w:r>
      </w:ins>
      <w:ins w:id="397" w:author="studentcoll" w:date="2026-10-01T13:44:40Z">
        <w:r>
          <w:rPr>
            <w:rFonts w:hint="default"/>
            <w:lang w:val="ru-RU"/>
          </w:rPr>
          <w:t>ата</w:t>
        </w:r>
      </w:ins>
      <w:ins w:id="398" w:author="studentcoll" w:date="2026-10-01T13:45:38Z">
        <w:r>
          <w:rPr>
            <w:rFonts w:hint="default"/>
            <w:lang w:val="ru-RU"/>
          </w:rPr>
          <w:t>.</w:t>
        </w:r>
      </w:ins>
    </w:p>
    <w:p w14:paraId="6310D2A7">
      <w:pPr>
        <w:pStyle w:val="4"/>
        <w:rPr>
          <w:ins w:id="399" w:author="studentcoll" w:date="2026-10-01T13:45:54Z"/>
          <w:rFonts w:hint="default"/>
          <w:lang w:val="ru-RU"/>
        </w:rPr>
      </w:pPr>
      <w:ins w:id="400" w:author="studentcoll" w:date="2026-10-01T13:46:01Z">
        <w:r>
          <w:rPr/>
          <w:t xml:space="preserve"> GROUP BY</w:t>
        </w:r>
      </w:ins>
      <w:ins w:id="401" w:author="studentcoll" w:date="2026-10-01T13:46:03Z">
        <w:r>
          <w:rPr>
            <w:rFonts w:hint="default"/>
            <w:lang w:val="ru-RU"/>
          </w:rPr>
          <w:t xml:space="preserve"> </w:t>
        </w:r>
      </w:ins>
      <w:ins w:id="402" w:author="studentcoll" w:date="2026-10-01T13:46:10Z">
        <w:r>
          <w:rPr>
            <w:rFonts w:hint="default"/>
            <w:lang w:val="ru-RU"/>
          </w:rPr>
          <w:t>о</w:t>
        </w:r>
      </w:ins>
      <w:ins w:id="403" w:author="studentcoll" w:date="2026-10-01T13:46:12Z">
        <w:r>
          <w:rPr>
            <w:rFonts w:hint="default"/>
            <w:lang w:val="ru-RU"/>
          </w:rPr>
          <w:t>б</w:t>
        </w:r>
      </w:ins>
      <w:ins w:id="404" w:author="studentcoll" w:date="2026-10-01T13:46:14Z">
        <w:r>
          <w:rPr>
            <w:rFonts w:hint="default"/>
            <w:lang w:val="ru-RU"/>
          </w:rPr>
          <w:t>ъ</w:t>
        </w:r>
      </w:ins>
      <w:ins w:id="405" w:author="studentcoll" w:date="2026-10-01T13:46:15Z">
        <w:r>
          <w:rPr>
            <w:rFonts w:hint="default"/>
            <w:lang w:val="ru-RU"/>
          </w:rPr>
          <w:t>еди</w:t>
        </w:r>
      </w:ins>
      <w:ins w:id="406" w:author="studentcoll" w:date="2026-10-01T13:46:16Z">
        <w:r>
          <w:rPr>
            <w:rFonts w:hint="default"/>
            <w:lang w:val="ru-RU"/>
          </w:rPr>
          <w:t>н</w:t>
        </w:r>
      </w:ins>
      <w:ins w:id="407" w:author="studentcoll" w:date="2026-10-01T13:46:25Z">
        <w:r>
          <w:rPr>
            <w:rFonts w:hint="default"/>
            <w:lang w:val="ru-RU"/>
          </w:rPr>
          <w:t xml:space="preserve">яет </w:t>
        </w:r>
      </w:ins>
      <w:ins w:id="408" w:author="studentcoll" w:date="2026-10-01T13:46:26Z">
        <w:r>
          <w:rPr>
            <w:rFonts w:hint="default"/>
            <w:lang w:val="ru-RU"/>
          </w:rPr>
          <w:t>строки</w:t>
        </w:r>
      </w:ins>
      <w:ins w:id="409" w:author="studentcoll" w:date="2026-10-01T13:46:29Z">
        <w:r>
          <w:rPr>
            <w:rFonts w:hint="default"/>
            <w:lang w:val="ru-RU"/>
          </w:rPr>
          <w:t xml:space="preserve"> </w:t>
        </w:r>
      </w:ins>
      <w:ins w:id="410" w:author="studentcoll" w:date="2026-10-01T13:46:30Z">
        <w:r>
          <w:rPr>
            <w:rFonts w:hint="default"/>
            <w:lang w:val="ru-RU"/>
          </w:rPr>
          <w:t xml:space="preserve">в </w:t>
        </w:r>
      </w:ins>
      <w:ins w:id="411" w:author="studentcoll" w:date="2026-10-01T13:46:31Z">
        <w:r>
          <w:rPr>
            <w:rFonts w:hint="default"/>
            <w:lang w:val="ru-RU"/>
          </w:rPr>
          <w:t>г</w:t>
        </w:r>
      </w:ins>
      <w:ins w:id="412" w:author="studentcoll" w:date="2026-10-01T13:46:32Z">
        <w:r>
          <w:rPr>
            <w:rFonts w:hint="default"/>
            <w:lang w:val="ru-RU"/>
          </w:rPr>
          <w:t>руп</w:t>
        </w:r>
      </w:ins>
      <w:ins w:id="413" w:author="studentcoll" w:date="2026-10-01T13:46:33Z">
        <w:r>
          <w:rPr>
            <w:rFonts w:hint="default"/>
            <w:lang w:val="ru-RU"/>
          </w:rPr>
          <w:t xml:space="preserve">пы </w:t>
        </w:r>
      </w:ins>
      <w:ins w:id="414" w:author="studentcoll" w:date="2026-10-01T13:46:40Z">
        <w:r>
          <w:rPr>
            <w:rFonts w:hint="default"/>
            <w:lang w:val="ru-RU"/>
          </w:rPr>
          <w:t>и о</w:t>
        </w:r>
      </w:ins>
      <w:ins w:id="415" w:author="studentcoll" w:date="2026-10-01T13:46:41Z">
        <w:r>
          <w:rPr>
            <w:rFonts w:hint="default"/>
            <w:lang w:val="ru-RU"/>
          </w:rPr>
          <w:t>бычн</w:t>
        </w:r>
      </w:ins>
      <w:ins w:id="416" w:author="studentcoll" w:date="2026-10-01T13:46:42Z">
        <w:r>
          <w:rPr>
            <w:rFonts w:hint="default"/>
            <w:lang w:val="ru-RU"/>
          </w:rPr>
          <w:t>о</w:t>
        </w:r>
      </w:ins>
      <w:ins w:id="417" w:author="studentcoll" w:date="2026-10-01T13:46:43Z">
        <w:r>
          <w:rPr>
            <w:rFonts w:hint="default"/>
            <w:lang w:val="ru-RU"/>
          </w:rPr>
          <w:t xml:space="preserve"> </w:t>
        </w:r>
      </w:ins>
      <w:ins w:id="418" w:author="studentcoll" w:date="2026-10-01T13:46:44Z">
        <w:r>
          <w:rPr>
            <w:rFonts w:hint="default"/>
            <w:lang w:val="ru-RU"/>
          </w:rPr>
          <w:t>во</w:t>
        </w:r>
      </w:ins>
      <w:ins w:id="419" w:author="studentcoll" w:date="2026-10-01T13:46:45Z">
        <w:r>
          <w:rPr>
            <w:rFonts w:hint="default"/>
            <w:lang w:val="ru-RU"/>
          </w:rPr>
          <w:t>звр</w:t>
        </w:r>
      </w:ins>
      <w:ins w:id="420" w:author="studentcoll" w:date="2026-10-01T13:46:46Z">
        <w:r>
          <w:rPr>
            <w:rFonts w:hint="default"/>
            <w:lang w:val="ru-RU"/>
          </w:rPr>
          <w:t>ащае</w:t>
        </w:r>
      </w:ins>
      <w:ins w:id="421" w:author="studentcoll" w:date="2026-10-01T13:46:47Z">
        <w:r>
          <w:rPr>
            <w:rFonts w:hint="default"/>
            <w:lang w:val="ru-RU"/>
          </w:rPr>
          <w:t>т</w:t>
        </w:r>
      </w:ins>
      <w:ins w:id="422" w:author="studentcoll" w:date="2026-10-01T13:46:48Z">
        <w:r>
          <w:rPr>
            <w:rFonts w:hint="default"/>
            <w:lang w:val="ru-RU"/>
          </w:rPr>
          <w:t xml:space="preserve"> </w:t>
        </w:r>
      </w:ins>
      <w:ins w:id="423" w:author="studentcoll" w:date="2026-10-01T13:46:49Z">
        <w:r>
          <w:rPr>
            <w:rFonts w:hint="default"/>
            <w:lang w:val="ru-RU"/>
          </w:rPr>
          <w:t>одн</w:t>
        </w:r>
      </w:ins>
      <w:ins w:id="424" w:author="studentcoll" w:date="2026-10-01T13:46:50Z">
        <w:r>
          <w:rPr>
            <w:rFonts w:hint="default"/>
            <w:lang w:val="ru-RU"/>
          </w:rPr>
          <w:t>у с</w:t>
        </w:r>
      </w:ins>
      <w:ins w:id="425" w:author="studentcoll" w:date="2026-10-01T13:46:51Z">
        <w:r>
          <w:rPr>
            <w:rFonts w:hint="default"/>
            <w:lang w:val="ru-RU"/>
          </w:rPr>
          <w:t>трок</w:t>
        </w:r>
      </w:ins>
      <w:ins w:id="426" w:author="studentcoll" w:date="2026-10-01T13:46:52Z">
        <w:r>
          <w:rPr>
            <w:rFonts w:hint="default"/>
            <w:lang w:val="ru-RU"/>
          </w:rPr>
          <w:t xml:space="preserve">у </w:t>
        </w:r>
      </w:ins>
      <w:ins w:id="427" w:author="studentcoll" w:date="2026-10-01T13:46:53Z">
        <w:r>
          <w:rPr>
            <w:rFonts w:hint="default"/>
            <w:lang w:val="ru-RU"/>
          </w:rPr>
          <w:t>на</w:t>
        </w:r>
      </w:ins>
      <w:ins w:id="428" w:author="studentcoll" w:date="2026-10-01T13:46:54Z">
        <w:r>
          <w:rPr>
            <w:rFonts w:hint="default"/>
            <w:lang w:val="ru-RU"/>
          </w:rPr>
          <w:t xml:space="preserve"> кажд</w:t>
        </w:r>
      </w:ins>
      <w:ins w:id="429" w:author="studentcoll" w:date="2026-10-01T13:46:55Z">
        <w:r>
          <w:rPr>
            <w:rFonts w:hint="default"/>
            <w:lang w:val="ru-RU"/>
          </w:rPr>
          <w:t>ую</w:t>
        </w:r>
      </w:ins>
      <w:ins w:id="430" w:author="studentcoll" w:date="2026-10-01T13:46:56Z">
        <w:r>
          <w:rPr>
            <w:rFonts w:hint="default"/>
            <w:lang w:val="ru-RU"/>
          </w:rPr>
          <w:t xml:space="preserve"> </w:t>
        </w:r>
      </w:ins>
      <w:ins w:id="431" w:author="studentcoll" w:date="2026-10-01T13:47:03Z">
        <w:r>
          <w:rPr>
            <w:rFonts w:hint="default"/>
            <w:lang w:val="ru-RU"/>
          </w:rPr>
          <w:t>г</w:t>
        </w:r>
      </w:ins>
      <w:ins w:id="432" w:author="studentcoll" w:date="2026-10-01T13:47:04Z">
        <w:r>
          <w:rPr>
            <w:rFonts w:hint="default"/>
            <w:lang w:val="ru-RU"/>
          </w:rPr>
          <w:t>ру</w:t>
        </w:r>
      </w:ins>
      <w:ins w:id="433" w:author="studentcoll" w:date="2026-10-01T13:47:05Z">
        <w:r>
          <w:rPr>
            <w:rFonts w:hint="default"/>
            <w:lang w:val="ru-RU"/>
          </w:rPr>
          <w:t>ппу</w:t>
        </w:r>
      </w:ins>
    </w:p>
    <w:p w14:paraId="6DA10F08">
      <w:pPr>
        <w:pStyle w:val="4"/>
        <w:rPr>
          <w:ins w:id="434" w:author="studentcoll" w:date="2026-10-01T13:24:55Z"/>
          <w:rFonts w:hint="default"/>
          <w:lang w:val="ru-RU"/>
        </w:rPr>
      </w:pPr>
    </w:p>
    <w:p w14:paraId="692DD77C">
      <w:pPr>
        <w:pStyle w:val="4"/>
      </w:pPr>
      <w:r>
        <w:br w:type="textWrapping"/>
      </w:r>
      <w:r>
        <w:br w:type="textWrapping"/>
      </w:r>
      <w:r>
        <w:t>---</w:t>
      </w:r>
    </w:p>
    <w:p w14:paraId="77DCE1A8">
      <w:pPr>
        <w:pStyle w:val="4"/>
      </w:pPr>
    </w:p>
    <w:p w14:paraId="2F2BFD21">
      <w:pPr>
        <w:pStyle w:val="4"/>
      </w:pPr>
    </w:p>
    <w:p w14:paraId="04BB7897">
      <w:pPr>
        <w:pStyle w:val="4"/>
      </w:pPr>
      <w:r>
        <w:br w:type="textWrapping"/>
      </w:r>
      <w:r>
        <w:br w:type="textWrapping"/>
      </w:r>
      <w:r>
        <w:t xml:space="preserve">Часть 2. Практические задания </w:t>
      </w:r>
      <w:r>
        <w:br w:type="textWrapping"/>
      </w:r>
      <w:r>
        <w:br w:type="textWrapping"/>
      </w:r>
      <w:r>
        <w:t>Схема базы данных</w:t>
      </w:r>
    </w:p>
    <w:p w14:paraId="1FD4E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Employees (</w:t>
      </w:r>
    </w:p>
    <w:p w14:paraId="44FF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EmployeeID   INT PRIMARY KEY,</w:t>
      </w:r>
    </w:p>
    <w:p w14:paraId="1462D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Name         NVARCHAR(100)  NOT NULL,</w:t>
      </w:r>
    </w:p>
    <w:p w14:paraId="2E8AF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ManagerID    INT NULL REFERENCES Employees(EmployeeID),</w:t>
      </w:r>
    </w:p>
    <w:p w14:paraId="24EC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DepartmentID INT NOT NULL,</w:t>
      </w:r>
    </w:p>
    <w:p w14:paraId="16001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Salary       DECIMAL(10,2)  NOT NULL,</w:t>
      </w:r>
    </w:p>
    <w:p w14:paraId="1D2D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HireDate     DATE           NOT NULL</w:t>
      </w:r>
    </w:p>
    <w:p w14:paraId="69472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69AFF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1FE1C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Departments (</w:t>
      </w:r>
    </w:p>
    <w:p w14:paraId="33A97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DepartmentID INT PRIMARY KEY,</w:t>
      </w:r>
    </w:p>
    <w:p w14:paraId="078B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Name         NVARCHAR(100) NOT NULL,</w:t>
      </w:r>
    </w:p>
    <w:p w14:paraId="7EDC8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City         NVARCHAR(50)</w:t>
      </w:r>
    </w:p>
    <w:p w14:paraId="6C70F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45A5A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7ED6E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Sales (</w:t>
      </w:r>
    </w:p>
    <w:p w14:paraId="16BAA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SaleID     INT PRIMARY KEY,</w:t>
      </w:r>
    </w:p>
    <w:p w14:paraId="122AA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EmployeeID INT NOT NULL REFERENCES Employees(EmployeeID),</w:t>
      </w:r>
    </w:p>
    <w:p w14:paraId="098FB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SaleDate   DATE NOT NULL,</w:t>
      </w:r>
    </w:p>
    <w:p w14:paraId="6899B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Amount     DECIMAL(10,2) NOT NULL</w:t>
      </w:r>
    </w:p>
    <w:p w14:paraId="6BC5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171FE0BB">
      <w:pPr>
        <w:pStyle w:val="5"/>
        <w:rPr>
          <w:lang w:val="en-US"/>
        </w:rPr>
      </w:pPr>
      <w:r>
        <w:rPr>
          <w:lang w:val="en-US"/>
        </w:rPr>
        <w:t>INSERT INTO Departments VALUES</w:t>
      </w:r>
    </w:p>
    <w:p w14:paraId="3CFD155D">
      <w:pPr>
        <w:pStyle w:val="5"/>
        <w:rPr>
          <w:lang w:val="en-US"/>
        </w:rPr>
      </w:pPr>
      <w:r>
        <w:rPr>
          <w:lang w:val="en-US"/>
        </w:rPr>
        <w:t>(1, 'IT', '</w:t>
      </w:r>
      <w:r>
        <w:t>Москва</w:t>
      </w:r>
      <w:r>
        <w:rPr>
          <w:lang w:val="en-US"/>
        </w:rPr>
        <w:t>'),</w:t>
      </w:r>
    </w:p>
    <w:p w14:paraId="542969CD">
      <w:pPr>
        <w:pStyle w:val="5"/>
      </w:pPr>
      <w:r>
        <w:t>(2, 'Sales', 'Санкт-Петербург'),</w:t>
      </w:r>
    </w:p>
    <w:p w14:paraId="53CCAF38">
      <w:pPr>
        <w:pStyle w:val="5"/>
      </w:pPr>
      <w:r>
        <w:t>(3, 'HR', 'Москва');</w:t>
      </w:r>
    </w:p>
    <w:p w14:paraId="6E6AD7B3">
      <w:pPr>
        <w:pStyle w:val="5"/>
      </w:pPr>
    </w:p>
    <w:p w14:paraId="13E1DE7F">
      <w:pPr>
        <w:pStyle w:val="5"/>
        <w:rPr>
          <w:lang w:val="en-US"/>
        </w:rPr>
      </w:pPr>
      <w:r>
        <w:rPr>
          <w:lang w:val="en-US"/>
        </w:rPr>
        <w:t>INSERT INTO Employees VALUES</w:t>
      </w:r>
    </w:p>
    <w:p w14:paraId="5B217A56">
      <w:pPr>
        <w:pStyle w:val="5"/>
        <w:rPr>
          <w:lang w:val="en-US"/>
        </w:rPr>
      </w:pPr>
      <w:r>
        <w:rPr>
          <w:lang w:val="en-US"/>
        </w:rPr>
        <w:t>(1, '</w:t>
      </w:r>
      <w:r>
        <w:t>Иванов</w:t>
      </w:r>
      <w:r>
        <w:rPr>
          <w:lang w:val="en-US"/>
        </w:rPr>
        <w:t>',  NULL, 1, 200000, '2015-03-01'),</w:t>
      </w:r>
    </w:p>
    <w:p w14:paraId="2E5F2B08">
      <w:pPr>
        <w:pStyle w:val="5"/>
      </w:pPr>
      <w:r>
        <w:t>(2, 'Петров',  1,    1, 150000, '2018-06-15'),</w:t>
      </w:r>
    </w:p>
    <w:p w14:paraId="14029A11">
      <w:pPr>
        <w:pStyle w:val="5"/>
      </w:pPr>
      <w:r>
        <w:t>(3, 'Сидоров', 1,    2, 120000, '2019-09-01'),</w:t>
      </w:r>
    </w:p>
    <w:p w14:paraId="42DD2E94">
      <w:pPr>
        <w:pStyle w:val="5"/>
      </w:pPr>
      <w:r>
        <w:t>(4, 'Кузнецов',2,    1, 100000, '2021-01-10'),</w:t>
      </w:r>
    </w:p>
    <w:p w14:paraId="3A50CAA5">
      <w:pPr>
        <w:pStyle w:val="5"/>
      </w:pPr>
      <w:r>
        <w:t>(5, 'Смирнова',3,    2,  90000, '2022-05-20'),</w:t>
      </w:r>
    </w:p>
    <w:p w14:paraId="487ADE7A">
      <w:pPr>
        <w:pStyle w:val="5"/>
        <w:rPr>
          <w:lang w:val="en-US"/>
        </w:rPr>
      </w:pPr>
      <w:r>
        <w:rPr>
          <w:lang w:val="en-US"/>
        </w:rPr>
        <w:t>(6, '</w:t>
      </w:r>
      <w:r>
        <w:t>Попов</w:t>
      </w:r>
      <w:r>
        <w:rPr>
          <w:lang w:val="en-US"/>
        </w:rPr>
        <w:t>',   3,    3,  80000, '2023-02-01');</w:t>
      </w:r>
    </w:p>
    <w:p w14:paraId="2CB5D38D">
      <w:pPr>
        <w:pStyle w:val="5"/>
        <w:rPr>
          <w:lang w:val="en-US"/>
        </w:rPr>
      </w:pPr>
    </w:p>
    <w:p w14:paraId="56818AE8">
      <w:pPr>
        <w:pStyle w:val="5"/>
        <w:rPr>
          <w:lang w:val="en-US"/>
        </w:rPr>
      </w:pPr>
      <w:r>
        <w:rPr>
          <w:lang w:val="en-US"/>
        </w:rPr>
        <w:t>INSERT INTO Sales VALUES</w:t>
      </w:r>
    </w:p>
    <w:p w14:paraId="42BAD972">
      <w:pPr>
        <w:pStyle w:val="5"/>
        <w:rPr>
          <w:lang w:val="en-US"/>
        </w:rPr>
      </w:pPr>
      <w:r>
        <w:rPr>
          <w:lang w:val="en-US"/>
        </w:rPr>
        <w:t>(1, 2, '2023-01-15', 5000),</w:t>
      </w:r>
    </w:p>
    <w:p w14:paraId="1534CB39">
      <w:pPr>
        <w:pStyle w:val="5"/>
        <w:rPr>
          <w:lang w:val="en-US"/>
        </w:rPr>
      </w:pPr>
      <w:r>
        <w:rPr>
          <w:lang w:val="en-US"/>
        </w:rPr>
        <w:t>(2, 2, '2023-02-20', 7000),</w:t>
      </w:r>
    </w:p>
    <w:p w14:paraId="25651742">
      <w:pPr>
        <w:pStyle w:val="5"/>
        <w:rPr>
          <w:lang w:val="en-US"/>
        </w:rPr>
      </w:pPr>
      <w:r>
        <w:rPr>
          <w:lang w:val="en-US"/>
        </w:rPr>
        <w:t>(3, 2, '2023-03-25', 3000),</w:t>
      </w:r>
    </w:p>
    <w:p w14:paraId="323A18BE">
      <w:pPr>
        <w:pStyle w:val="5"/>
        <w:rPr>
          <w:lang w:val="en-US"/>
        </w:rPr>
      </w:pPr>
      <w:r>
        <w:rPr>
          <w:lang w:val="en-US"/>
        </w:rPr>
        <w:t>(4, 3, '2023-01-10', 8000),</w:t>
      </w:r>
    </w:p>
    <w:p w14:paraId="79D3FBB9">
      <w:pPr>
        <w:pStyle w:val="5"/>
        <w:rPr>
          <w:lang w:val="en-US"/>
        </w:rPr>
      </w:pPr>
      <w:r>
        <w:rPr>
          <w:lang w:val="en-US"/>
        </w:rPr>
        <w:t>(5, 3, '2023-04-05', 6000),</w:t>
      </w:r>
    </w:p>
    <w:p w14:paraId="546CEC14">
      <w:pPr>
        <w:pStyle w:val="5"/>
      </w:pPr>
      <w:r>
        <w:t>(6, 4, '2023-05-01', 2000),</w:t>
      </w:r>
    </w:p>
    <w:p w14:paraId="71A9AF7A">
      <w:pPr>
        <w:pStyle w:val="5"/>
      </w:pPr>
      <w:r>
        <w:t>(7, 5, '2023-06-01', 9000);</w:t>
      </w:r>
    </w:p>
    <w:p w14:paraId="7E771E85">
      <w:pPr>
        <w:pStyle w:val="4"/>
      </w:pPr>
    </w:p>
    <w:p w14:paraId="0E5CBA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8A0A2C2">
      <w:pPr>
        <w:spacing w:before="100" w:beforeAutospacing="1" w:after="100" w:afterAutospacing="1" w:line="240" w:lineRule="auto"/>
        <w:rPr>
          <w:ins w:id="435" w:author="studentcoll" w:date="2026-10-01T13:32:46Z"/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1. Основы T-SQL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 список сотрудников, у которых: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зарплата больше средней по компании,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они приняты на работу после 2020-01-01,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отсортировано по зарплате по убыванию.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Salary, HireDate, отклонение от средней (Salary - AvgSalary).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4F995EA1">
      <w:pPr>
        <w:spacing w:before="100" w:beforeAutospacing="1" w:after="100" w:afterAutospacing="1" w:line="240" w:lineRule="auto"/>
        <w:rPr>
          <w:ins w:id="436" w:author="studentcoll" w:date="2026-10-01T13:32:46Z"/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3C6E293">
      <w:pPr>
        <w:spacing w:before="100" w:beforeAutospacing="1" w:after="100" w:afterAutospacing="1" w:line="240" w:lineRule="auto"/>
        <w:rPr>
          <w:ins w:id="437" w:author="studentcoll" w:date="2026-10-01T14:13:22Z"/>
          <w:rFonts w:ascii="Times New Roman" w:hAnsi="Times New Roman" w:eastAsia="Times New Roman" w:cs="Times New Roman"/>
          <w:sz w:val="24"/>
          <w:szCs w:val="24"/>
          <w:lang w:eastAsia="ru-RU"/>
        </w:rPr>
      </w:pPr>
      <w:ins w:id="438" w:author="studentcoll" w:date="2026-10-01T13:32:47Z">
        <w:r>
          <w:rPr/>
          <w:drawing>
            <wp:inline distT="0" distB="0" distL="114300" distR="114300">
              <wp:extent cx="4648200" cy="3914775"/>
              <wp:effectExtent l="0" t="0" r="0" b="9525"/>
              <wp:docPr id="1" name="Изображение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Изображение 1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48200" cy="391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2. Рекурсивный CTE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Постройте иерархию подчинённых, начиная с топ-менеджера (ManagerID IS NULL).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EmployeeID, Name, ManagerID, Level (уровень в иерархии), полный путь вида Гендиректор → Иванов → Петров.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Пример вывода: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EmployeeID Name ManagerID Level Path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 Иванов NULL 0 Иванов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 Петров 1 1 Иванов → Петров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1EEA8AC1">
      <w:pPr>
        <w:spacing w:before="100" w:beforeAutospacing="1" w:after="100" w:afterAutospacing="1" w:line="240" w:lineRule="auto"/>
        <w:rPr>
          <w:ins w:id="440" w:author="studentcoll" w:date="2026-10-01T14:13:22Z"/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65A2D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ins w:id="441" w:author="studentcoll" w:date="2026-10-01T14:13:23Z">
        <w:r>
          <w:rPr/>
          <w:drawing>
            <wp:inline distT="0" distB="0" distL="114300" distR="114300">
              <wp:extent cx="5419725" cy="7715250"/>
              <wp:effectExtent l="0" t="0" r="9525" b="0"/>
              <wp:docPr id="2" name="Изображение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Изображение 2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9725" cy="771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3. Оконные функции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отдела выведите сотрудников 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Name, DepartmentID, Salary;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ранг сотрудника по зарплате внутри отдела (RankInDept);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среднюю зарплату по отделу (AvgSalaryDept);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накопительную сумму зарплат внутри отдела по возрастанию HireDate (RunningTotal);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разницу между зарплатой сотрудника и максимальной зарплатой в его отделе (DiffToMax).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Отсортируйте по DepartmentID, затем по RankInDept.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4. APPLY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сотрудника выведите две последние продажи (если их нет — сотрудник всё равно должен попасть в выборку).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SaleDate, Amount.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Ограничение: для каждой продажи посчитайте также номер по порядку (RowNum = 1 или 2) через оконную функцию. Используйте OUTER APPLY.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ins w:id="443" w:author="studentcoll" w:date="2026-10-01T14:21:00Z">
        <w:r>
          <w:rPr/>
          <w:drawing>
            <wp:inline distT="0" distB="0" distL="114300" distR="114300">
              <wp:extent cx="3962400" cy="6172200"/>
              <wp:effectExtent l="0" t="0" r="0" b="0"/>
              <wp:docPr id="3" name="Изображение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Изображение 3"/>
                      <pic:cNvPicPr>
                        <a:picLocks noChangeAspect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2400" cy="6172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5. Представление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представление vw_EmployeeStats, которое для каждого сотрудника возвращает: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EmployeeID, Name, DepartmentName;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TotalSales — общая сумма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SalesCount — количество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RankInCompany — ранг сотрудника по общей сумме продаж по всей компании (оконная функция).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сотрудников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без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продаж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TotalSales = 0, SalesCount = 0.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Затем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выполните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SELECT * FROM vw_EmployeeStats ORDER BY RankInCompany.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6. Хранимая процедура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процедуру usp_GetDepartmentReport:</w:t>
      </w:r>
    </w:p>
    <w:p w14:paraId="789CE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@DepartmentID INT,</w:t>
      </w:r>
    </w:p>
    <w:p w14:paraId="3A50B9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@MinSalary DECIMAL(10,2) = 0</w:t>
      </w:r>
    </w:p>
    <w:p w14:paraId="0E2F74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8C35B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9A70C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@MinSalary, а также: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общее количество сотрудников (TotalEmployees);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суммарную зарплату (TotalSalary).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 отдел не найден — вывести сообщение об ошибке через RAISERROR или THROW.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7. Скалярная функция </w:t>
      </w:r>
      <w:del w:id="445" w:author="teacher" w:date="2026-09-30T14:54:00Z">
        <w:r>
          <w:rPr>
            <w:rFonts w:ascii="Times New Roman" w:hAnsi="Times New Roman" w:eastAsia="Times New Roman" w:cs="Times New Roman"/>
            <w:sz w:val="24"/>
            <w:szCs w:val="24"/>
            <w:lang w:eastAsia="ru-RU"/>
          </w:rPr>
          <w:delText>(4 балла)</w:delText>
        </w:r>
      </w:del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функцию fn_GetEmployeeLevel(@EmployeeID INT), возвращающую INT — уровень сотрудника в иерархии (0 для топ-менеджера). Внутри используйте рекурсивный CTE.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Проверьте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:</w:t>
      </w:r>
    </w:p>
    <w:p w14:paraId="3D2759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SELECT EmployeeID, Name, dbo.fn_GetEmployeeLevel(EmployeeID) AS Level</w:t>
      </w:r>
    </w:p>
    <w:p w14:paraId="114E05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FROM Employees;</w:t>
      </w:r>
    </w:p>
    <w:p w14:paraId="0A4E09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15BFD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22A04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672AE8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eacher">
    <w15:presenceInfo w15:providerId="AD" w15:userId="S-1-5-21-2459061095-2398915004-47243010-1106"/>
  </w15:person>
  <w15:person w15:author="studentcoll">
    <w15:presenceInfo w15:providerId="None" w15:userId="studentco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trackRevisions w:val="1"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A6"/>
    <w:rsid w:val="004C001D"/>
    <w:rsid w:val="007266E7"/>
    <w:rsid w:val="009E27A6"/>
    <w:rsid w:val="59F6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5">
    <w:name w:val="HTML Preformatted"/>
    <w:basedOn w:val="1"/>
    <w:link w:val="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6">
    <w:name w:val="Стандартный HTML Знак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563</Words>
  <Characters>3476</Characters>
  <Lines>30</Lines>
  <Paragraphs>8</Paragraphs>
  <TotalTime>46</TotalTime>
  <ScaleCrop>false</ScaleCrop>
  <LinksUpToDate>false</LinksUpToDate>
  <CharactersWithSpaces>4078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2026-09-30T11:50:00Z</dcterms:created>
  <dc:creator>teacher</dc:creator>
  <cp:lastModifiedBy>studentcoll</cp:lastModifiedBy>
  <dcterms:modified xsi:type="dcterms:W3CDTF">2026-10-01T11:30:43Z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eyJoZGlkIjoiYmE0YzdlYWFmYjk0ZGQ4N2NhMjA1MzhkODlhNWFiZDIifQ==</vt:lpwstr>
  </property>
  <property fmtid="{D5CDD505-2E9C-101B-9397-08002B2CF9AE}" pid="3" name="KSOProductBuildVer">
    <vt:lpwstr>1049-12.1.0.28485</vt:lpwstr>
  </property>
  <property fmtid="{D5CDD505-2E9C-101B-9397-08002B2CF9AE}" pid="4" name="ICV">
    <vt:lpwstr>3EBB2CD988774CB3A6BBCCAD5B246902_13</vt:lpwstr>
  </property>
</Properties>
</file>